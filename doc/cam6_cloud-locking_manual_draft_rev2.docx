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0D21C" w14:textId="77777777" w:rsidR="007D0733" w:rsidRDefault="007D0733" w:rsidP="00687562">
      <w:pPr>
        <w:jc w:val="center"/>
        <w:rPr>
          <w:rFonts w:ascii="Times New Roman" w:hAnsi="Times New Roman" w:cs="Times New Roman"/>
          <w:sz w:val="48"/>
          <w:szCs w:val="48"/>
        </w:rPr>
      </w:pPr>
    </w:p>
    <w:p w14:paraId="49961A19" w14:textId="77777777" w:rsidR="007D0733" w:rsidRDefault="007D0733" w:rsidP="00687562">
      <w:pPr>
        <w:jc w:val="center"/>
        <w:rPr>
          <w:rFonts w:ascii="Times New Roman" w:hAnsi="Times New Roman" w:cs="Times New Roman"/>
          <w:sz w:val="48"/>
          <w:szCs w:val="48"/>
        </w:rPr>
      </w:pPr>
    </w:p>
    <w:p w14:paraId="63A03F3E" w14:textId="77777777" w:rsidR="007D0733" w:rsidRDefault="007D0733" w:rsidP="00687562">
      <w:pPr>
        <w:jc w:val="center"/>
        <w:rPr>
          <w:rFonts w:ascii="Times New Roman" w:hAnsi="Times New Roman" w:cs="Times New Roman"/>
          <w:sz w:val="48"/>
          <w:szCs w:val="48"/>
        </w:rPr>
      </w:pPr>
    </w:p>
    <w:p w14:paraId="46984C83" w14:textId="77777777" w:rsidR="007D0733" w:rsidRDefault="007D0733" w:rsidP="00687562">
      <w:pPr>
        <w:jc w:val="center"/>
        <w:rPr>
          <w:rFonts w:ascii="Times New Roman" w:hAnsi="Times New Roman" w:cs="Times New Roman"/>
          <w:sz w:val="48"/>
          <w:szCs w:val="48"/>
        </w:rPr>
      </w:pPr>
    </w:p>
    <w:p w14:paraId="5C796A80" w14:textId="77777777" w:rsidR="007D0733" w:rsidRDefault="007D0733" w:rsidP="00687562">
      <w:pPr>
        <w:jc w:val="center"/>
        <w:rPr>
          <w:rFonts w:ascii="Times New Roman" w:hAnsi="Times New Roman" w:cs="Times New Roman"/>
          <w:sz w:val="48"/>
          <w:szCs w:val="48"/>
        </w:rPr>
      </w:pPr>
    </w:p>
    <w:p w14:paraId="64A4B9FF" w14:textId="69722095" w:rsidR="007646F3" w:rsidRPr="00687562" w:rsidRDefault="007646F3" w:rsidP="00687562">
      <w:pPr>
        <w:jc w:val="center"/>
        <w:rPr>
          <w:rFonts w:ascii="Times New Roman" w:hAnsi="Times New Roman" w:cs="Times New Roman"/>
          <w:sz w:val="48"/>
          <w:szCs w:val="48"/>
        </w:rPr>
      </w:pPr>
      <w:r w:rsidRPr="00687562">
        <w:rPr>
          <w:rFonts w:ascii="Times New Roman" w:hAnsi="Times New Roman" w:cs="Times New Roman"/>
          <w:sz w:val="48"/>
          <w:szCs w:val="48"/>
        </w:rPr>
        <w:t>Cloud</w:t>
      </w:r>
      <w:r w:rsidR="00687562">
        <w:rPr>
          <w:rFonts w:ascii="Times New Roman" w:hAnsi="Times New Roman" w:cs="Times New Roman"/>
          <w:sz w:val="48"/>
          <w:szCs w:val="48"/>
        </w:rPr>
        <w:t xml:space="preserve"> L</w:t>
      </w:r>
      <w:r w:rsidRPr="00687562">
        <w:rPr>
          <w:rFonts w:ascii="Times New Roman" w:hAnsi="Times New Roman" w:cs="Times New Roman"/>
          <w:sz w:val="48"/>
          <w:szCs w:val="48"/>
        </w:rPr>
        <w:t xml:space="preserve">ocking in the Community Atmosphere Model, </w:t>
      </w:r>
      <w:r w:rsidR="00BD60A1">
        <w:rPr>
          <w:rFonts w:ascii="Times New Roman" w:hAnsi="Times New Roman" w:cs="Times New Roman"/>
          <w:sz w:val="48"/>
          <w:szCs w:val="48"/>
        </w:rPr>
        <w:t>V</w:t>
      </w:r>
      <w:r w:rsidRPr="00687562">
        <w:rPr>
          <w:rFonts w:ascii="Times New Roman" w:hAnsi="Times New Roman" w:cs="Times New Roman"/>
          <w:sz w:val="48"/>
          <w:szCs w:val="48"/>
        </w:rPr>
        <w:t>ersion 6 (CAM6)</w:t>
      </w:r>
    </w:p>
    <w:p w14:paraId="0E4CB5E5" w14:textId="77777777" w:rsidR="007D0733" w:rsidRDefault="007D0733" w:rsidP="007D0733">
      <w:pPr>
        <w:jc w:val="center"/>
        <w:rPr>
          <w:rFonts w:ascii="Times New Roman" w:hAnsi="Times New Roman" w:cs="Times New Roman"/>
          <w:i/>
          <w:iCs/>
          <w:sz w:val="40"/>
          <w:szCs w:val="40"/>
        </w:rPr>
      </w:pPr>
    </w:p>
    <w:p w14:paraId="1A04D336" w14:textId="635514B9" w:rsidR="007646F3" w:rsidRPr="00884E42" w:rsidRDefault="007646F3" w:rsidP="007D0733">
      <w:pPr>
        <w:jc w:val="center"/>
        <w:rPr>
          <w:rFonts w:ascii="Times New Roman" w:hAnsi="Times New Roman" w:cs="Times New Roman"/>
          <w:sz w:val="40"/>
          <w:szCs w:val="40"/>
        </w:rPr>
      </w:pPr>
      <w:r w:rsidRPr="00884E42">
        <w:rPr>
          <w:rFonts w:ascii="Times New Roman" w:hAnsi="Times New Roman" w:cs="Times New Roman"/>
          <w:sz w:val="40"/>
          <w:szCs w:val="40"/>
        </w:rPr>
        <w:t xml:space="preserve">User </w:t>
      </w:r>
      <w:del w:id="0" w:author="Brian Medeiros" w:date="2021-05-14T11:24:00Z">
        <w:r w:rsidRPr="00884E42" w:rsidDel="00FF5ECD">
          <w:rPr>
            <w:rFonts w:ascii="Times New Roman" w:hAnsi="Times New Roman" w:cs="Times New Roman"/>
            <w:sz w:val="40"/>
            <w:szCs w:val="40"/>
          </w:rPr>
          <w:delText>Manual</w:delText>
        </w:r>
      </w:del>
      <w:ins w:id="1" w:author="Brian Medeiros" w:date="2021-05-14T11:24:00Z">
        <w:r w:rsidR="00FF5ECD">
          <w:rPr>
            <w:rFonts w:ascii="Times New Roman" w:hAnsi="Times New Roman" w:cs="Times New Roman"/>
            <w:sz w:val="40"/>
            <w:szCs w:val="40"/>
          </w:rPr>
          <w:t>Guide</w:t>
        </w:r>
      </w:ins>
    </w:p>
    <w:p w14:paraId="09EC9BB7" w14:textId="77777777" w:rsidR="00884E42" w:rsidRDefault="00884E42" w:rsidP="007D0733">
      <w:pPr>
        <w:jc w:val="center"/>
        <w:rPr>
          <w:rFonts w:ascii="Times New Roman" w:hAnsi="Times New Roman" w:cs="Times New Roman"/>
          <w:i/>
          <w:iCs/>
          <w:sz w:val="40"/>
          <w:szCs w:val="40"/>
        </w:rPr>
      </w:pPr>
    </w:p>
    <w:p w14:paraId="76E5777F" w14:textId="39BDD82A" w:rsidR="00884E42" w:rsidRDefault="00A876D3" w:rsidP="007D0733">
      <w:pPr>
        <w:jc w:val="center"/>
        <w:rPr>
          <w:rFonts w:ascii="Times New Roman" w:hAnsi="Times New Roman" w:cs="Times New Roman"/>
          <w:i/>
          <w:iCs/>
          <w:sz w:val="32"/>
          <w:szCs w:val="32"/>
        </w:rPr>
      </w:pPr>
      <w:ins w:id="2" w:author="Benedict, Jim" w:date="2020-06-04T15:50:00Z">
        <w:r>
          <w:rPr>
            <w:rFonts w:ascii="Times New Roman" w:hAnsi="Times New Roman" w:cs="Times New Roman"/>
            <w:i/>
            <w:iCs/>
            <w:sz w:val="32"/>
            <w:szCs w:val="32"/>
          </w:rPr>
          <w:t>July</w:t>
        </w:r>
        <w:r w:rsidRPr="00884E42">
          <w:rPr>
            <w:rFonts w:ascii="Times New Roman" w:hAnsi="Times New Roman" w:cs="Times New Roman"/>
            <w:i/>
            <w:iCs/>
            <w:sz w:val="32"/>
            <w:szCs w:val="32"/>
          </w:rPr>
          <w:t xml:space="preserve"> </w:t>
        </w:r>
      </w:ins>
      <w:r w:rsidR="00884E42" w:rsidRPr="00884E42">
        <w:rPr>
          <w:rFonts w:ascii="Times New Roman" w:hAnsi="Times New Roman" w:cs="Times New Roman"/>
          <w:i/>
          <w:iCs/>
          <w:sz w:val="32"/>
          <w:szCs w:val="32"/>
        </w:rPr>
        <w:t>2020</w:t>
      </w:r>
    </w:p>
    <w:p w14:paraId="321531E4" w14:textId="7227D14A" w:rsidR="00E04326" w:rsidRDefault="00E04326" w:rsidP="007D0733">
      <w:pPr>
        <w:jc w:val="center"/>
        <w:rPr>
          <w:rFonts w:ascii="Times New Roman" w:hAnsi="Times New Roman" w:cs="Times New Roman"/>
          <w:i/>
          <w:iCs/>
          <w:sz w:val="32"/>
          <w:szCs w:val="32"/>
        </w:rPr>
      </w:pPr>
    </w:p>
    <w:p w14:paraId="7C94FF70" w14:textId="77777777" w:rsidR="00E04326" w:rsidRPr="00E04326" w:rsidRDefault="00E04326" w:rsidP="00E04326">
      <w:pPr>
        <w:rPr>
          <w:rFonts w:ascii="Times New Roman" w:hAnsi="Times New Roman" w:cs="Times New Roman"/>
          <w:sz w:val="20"/>
          <w:szCs w:val="20"/>
        </w:rPr>
      </w:pPr>
    </w:p>
    <w:p w14:paraId="3B29BD28" w14:textId="5A8FEEEE" w:rsidR="007646F3" w:rsidRDefault="007646F3" w:rsidP="0024337B">
      <w:pPr>
        <w:rPr>
          <w:ins w:id="3" w:author="Benedict, Jim" w:date="2020-06-04T15:46:00Z"/>
        </w:rPr>
      </w:pPr>
    </w:p>
    <w:p w14:paraId="43EEFB99" w14:textId="3CAA3462" w:rsidR="00A876D3" w:rsidRDefault="00A876D3" w:rsidP="0024337B">
      <w:pPr>
        <w:rPr>
          <w:ins w:id="4" w:author="Benedict, Jim" w:date="2020-06-04T15:57:00Z"/>
        </w:rPr>
      </w:pPr>
    </w:p>
    <w:p w14:paraId="68A878C1" w14:textId="222D6632" w:rsidR="00A27153" w:rsidRDefault="00A27153" w:rsidP="0024337B">
      <w:pPr>
        <w:rPr>
          <w:ins w:id="5" w:author="Benedict, Jim" w:date="2020-06-04T15:57:00Z"/>
        </w:rPr>
      </w:pPr>
    </w:p>
    <w:p w14:paraId="42B65D16" w14:textId="691DF56C" w:rsidR="00A27153" w:rsidRDefault="00A27153" w:rsidP="0024337B">
      <w:pPr>
        <w:rPr>
          <w:ins w:id="6" w:author="Benedict, Jim" w:date="2020-06-04T15:57:00Z"/>
        </w:rPr>
      </w:pPr>
    </w:p>
    <w:p w14:paraId="3D5D27AC" w14:textId="39C7B97E" w:rsidR="00A27153" w:rsidRDefault="00A27153" w:rsidP="0024337B">
      <w:pPr>
        <w:rPr>
          <w:ins w:id="7" w:author="Benedict, Jim" w:date="2020-06-04T15:57:00Z"/>
        </w:rPr>
      </w:pPr>
    </w:p>
    <w:p w14:paraId="3E23DF9B" w14:textId="77777777" w:rsidR="00A27153" w:rsidRDefault="00A27153" w:rsidP="0024337B">
      <w:pPr>
        <w:rPr>
          <w:ins w:id="8" w:author="Benedict, Jim" w:date="2020-06-04T15:46:00Z"/>
        </w:rPr>
      </w:pPr>
    </w:p>
    <w:p w14:paraId="3FDBF8A9" w14:textId="74DF4C20" w:rsidR="00A876D3" w:rsidRDefault="00A876D3" w:rsidP="0024337B">
      <w:pPr>
        <w:rPr>
          <w:ins w:id="9" w:author="Benedict, Jim" w:date="2020-06-04T15:46:00Z"/>
        </w:rPr>
      </w:pPr>
    </w:p>
    <w:p w14:paraId="35785492" w14:textId="64514312" w:rsidR="00A876D3" w:rsidRDefault="00A876D3" w:rsidP="0024337B">
      <w:pPr>
        <w:rPr>
          <w:ins w:id="10" w:author="Benedict, Jim" w:date="2020-06-04T15:46:00Z"/>
        </w:rPr>
      </w:pPr>
    </w:p>
    <w:p w14:paraId="5D07C959" w14:textId="73FA4312" w:rsidR="00A876D3" w:rsidRPr="003E3865" w:rsidRDefault="00A876D3" w:rsidP="003E3865">
      <w:pPr>
        <w:jc w:val="center"/>
        <w:rPr>
          <w:b/>
          <w:bCs/>
          <w:i/>
          <w:iCs/>
          <w:sz w:val="28"/>
          <w:szCs w:val="28"/>
          <w:u w:val="single"/>
        </w:rPr>
      </w:pPr>
      <w:r w:rsidRPr="003E3865">
        <w:rPr>
          <w:b/>
          <w:bCs/>
          <w:i/>
          <w:iCs/>
          <w:sz w:val="28"/>
          <w:szCs w:val="28"/>
          <w:u w:val="single"/>
        </w:rPr>
        <w:t>Contributors</w:t>
      </w:r>
    </w:p>
    <w:p w14:paraId="184A93BD" w14:textId="77777777" w:rsidR="00492039" w:rsidRDefault="00A876D3" w:rsidP="00A876D3">
      <w:pPr>
        <w:spacing w:line="288" w:lineRule="auto"/>
        <w:jc w:val="center"/>
      </w:pPr>
      <w:r>
        <w:br/>
        <w:t xml:space="preserve">Eleanor </w:t>
      </w:r>
      <w:proofErr w:type="spellStart"/>
      <w:r>
        <w:t>Middlemas</w:t>
      </w:r>
      <w:proofErr w:type="spellEnd"/>
      <w:r>
        <w:t xml:space="preserve"> (University of Colorado)</w:t>
      </w:r>
    </w:p>
    <w:p w14:paraId="1AC8FEE8" w14:textId="149BE434" w:rsidR="00492039" w:rsidRDefault="00A876D3" w:rsidP="00A876D3">
      <w:pPr>
        <w:spacing w:line="288" w:lineRule="auto"/>
        <w:jc w:val="center"/>
      </w:pPr>
      <w:r>
        <w:t>Jerry Olson (NCAR)</w:t>
      </w:r>
    </w:p>
    <w:p w14:paraId="3B8E4C13" w14:textId="3EA9F3E5" w:rsidR="000E4612" w:rsidRDefault="000E4612" w:rsidP="00A876D3">
      <w:pPr>
        <w:spacing w:line="288" w:lineRule="auto"/>
        <w:jc w:val="center"/>
      </w:pPr>
      <w:r>
        <w:t>J</w:t>
      </w:r>
      <w:r w:rsidR="00500FC5">
        <w:t>im</w:t>
      </w:r>
      <w:r>
        <w:t xml:space="preserve"> Benedict* (University of Miami and NCAR visiting scientist)</w:t>
      </w:r>
    </w:p>
    <w:p w14:paraId="646D42E5" w14:textId="002AC513" w:rsidR="00492039" w:rsidRDefault="00A876D3" w:rsidP="00A876D3">
      <w:pPr>
        <w:spacing w:line="288" w:lineRule="auto"/>
        <w:jc w:val="center"/>
      </w:pPr>
      <w:r>
        <w:t>Brian Medeiros (NCAR)</w:t>
      </w:r>
    </w:p>
    <w:p w14:paraId="384AFCD2" w14:textId="5E8558BD" w:rsidR="00A876D3" w:rsidRDefault="00A876D3" w:rsidP="003E3865">
      <w:pPr>
        <w:spacing w:line="288" w:lineRule="auto"/>
      </w:pPr>
      <w:r>
        <w:br/>
      </w:r>
      <w:r>
        <w:br/>
      </w:r>
      <w:r>
        <w:br/>
      </w:r>
      <w:r w:rsidRPr="003E3865">
        <w:rPr>
          <w:i/>
          <w:iCs/>
          <w:sz w:val="22"/>
          <w:szCs w:val="22"/>
        </w:rPr>
        <w:t>* Affiliation as of Fall 2020:  Los Alamos National Lab</w:t>
      </w:r>
    </w:p>
    <w:p w14:paraId="165E76B8" w14:textId="77777777" w:rsidR="00E96E8C" w:rsidRDefault="00AA5CD6" w:rsidP="00CD75ED">
      <w:pPr>
        <w:ind w:left="60"/>
        <w:rPr>
          <w:rFonts w:ascii="Times New Roman" w:hAnsi="Times New Roman" w:cs="Times New Roman"/>
          <w:sz w:val="32"/>
          <w:szCs w:val="32"/>
        </w:rPr>
      </w:pPr>
      <w:r>
        <w:rPr>
          <w:rFonts w:ascii="Times New Roman" w:hAnsi="Times New Roman" w:cs="Times New Roman"/>
          <w:sz w:val="32"/>
          <w:szCs w:val="32"/>
        </w:rPr>
        <w:br w:type="column"/>
      </w:r>
      <w:commentRangeStart w:id="11"/>
      <w:commentRangeStart w:id="12"/>
      <w:r w:rsidR="00E96E8C">
        <w:rPr>
          <w:rFonts w:ascii="Times New Roman" w:hAnsi="Times New Roman" w:cs="Times New Roman"/>
          <w:sz w:val="32"/>
          <w:szCs w:val="32"/>
        </w:rPr>
        <w:lastRenderedPageBreak/>
        <w:t xml:space="preserve">Table </w:t>
      </w:r>
      <w:commentRangeEnd w:id="11"/>
      <w:r w:rsidR="0053450D">
        <w:rPr>
          <w:rStyle w:val="CommentReference"/>
        </w:rPr>
        <w:commentReference w:id="11"/>
      </w:r>
      <w:commentRangeEnd w:id="12"/>
      <w:r w:rsidR="00424658">
        <w:rPr>
          <w:rStyle w:val="CommentReference"/>
        </w:rPr>
        <w:commentReference w:id="12"/>
      </w:r>
      <w:r w:rsidR="00E96E8C">
        <w:rPr>
          <w:rFonts w:ascii="Times New Roman" w:hAnsi="Times New Roman" w:cs="Times New Roman"/>
          <w:sz w:val="32"/>
          <w:szCs w:val="32"/>
        </w:rPr>
        <w:t>of Contents</w:t>
      </w:r>
    </w:p>
    <w:p w14:paraId="4DCE2846" w14:textId="7879955C" w:rsidR="00E96E8C" w:rsidRDefault="00E96E8C" w:rsidP="00CD75ED">
      <w:pPr>
        <w:ind w:left="60"/>
        <w:rPr>
          <w:rFonts w:ascii="Times New Roman" w:hAnsi="Times New Roman" w:cs="Times New Roman"/>
          <w:sz w:val="32"/>
          <w:szCs w:val="32"/>
        </w:rPr>
      </w:pPr>
    </w:p>
    <w:p w14:paraId="0FEEA3C0" w14:textId="2194793B" w:rsidR="0014146F" w:rsidRPr="00986E62" w:rsidRDefault="0014146F" w:rsidP="00BE6D86">
      <w:pPr>
        <w:pStyle w:val="Footer"/>
        <w:tabs>
          <w:tab w:val="clear" w:pos="9360"/>
          <w:tab w:val="left" w:leader="dot" w:pos="8496"/>
        </w:tabs>
        <w:ind w:right="720"/>
        <w:jc w:val="right"/>
        <w:rPr>
          <w:rFonts w:ascii="Times New Roman" w:hAnsi="Times New Roman" w:cs="Times New Roman"/>
          <w:sz w:val="28"/>
          <w:szCs w:val="28"/>
        </w:rPr>
      </w:pPr>
      <w:r w:rsidRPr="00986E62">
        <w:rPr>
          <w:rFonts w:ascii="Times New Roman" w:hAnsi="Times New Roman" w:cs="Times New Roman"/>
          <w:sz w:val="28"/>
          <w:szCs w:val="28"/>
        </w:rPr>
        <w:t>Page</w:t>
      </w:r>
    </w:p>
    <w:p w14:paraId="510CC86D" w14:textId="77777777" w:rsidR="0014146F" w:rsidRPr="00986E62" w:rsidRDefault="0014146F" w:rsidP="0014146F">
      <w:pPr>
        <w:tabs>
          <w:tab w:val="left" w:leader="dot" w:pos="8496"/>
        </w:tabs>
        <w:jc w:val="both"/>
        <w:rPr>
          <w:rFonts w:ascii="Times New Roman" w:hAnsi="Times New Roman" w:cs="Times New Roman"/>
        </w:rPr>
      </w:pPr>
    </w:p>
    <w:p w14:paraId="7271E8F8" w14:textId="52C802F2" w:rsidR="0014146F" w:rsidRPr="00986E62" w:rsidRDefault="00AD065E" w:rsidP="00AD065E">
      <w:pPr>
        <w:tabs>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Preface</w:t>
      </w:r>
      <w:r w:rsidRPr="00986E62">
        <w:rPr>
          <w:rFonts w:ascii="Times New Roman" w:hAnsi="Times New Roman" w:cs="Times New Roman"/>
          <w:sz w:val="28"/>
          <w:szCs w:val="28"/>
        </w:rPr>
        <w:tab/>
      </w:r>
      <w:r w:rsidR="0011144D">
        <w:rPr>
          <w:rFonts w:ascii="Times New Roman" w:hAnsi="Times New Roman" w:cs="Times New Roman"/>
          <w:sz w:val="28"/>
          <w:szCs w:val="28"/>
        </w:rPr>
        <w:t>3</w:t>
      </w:r>
    </w:p>
    <w:p w14:paraId="76312E39" w14:textId="3D3B89CA" w:rsidR="0014146F" w:rsidRPr="00986E62" w:rsidRDefault="00AD065E" w:rsidP="0014146F">
      <w:pPr>
        <w:tabs>
          <w:tab w:val="left" w:pos="360"/>
          <w:tab w:val="left" w:leader="dot" w:pos="720"/>
          <w:tab w:val="left" w:pos="1080"/>
          <w:tab w:val="left" w:pos="1440"/>
          <w:tab w:val="left" w:leader="dot" w:pos="8064"/>
          <w:tab w:val="left" w:pos="8352"/>
          <w:tab w:val="left" w:leader="dot" w:pos="8496"/>
          <w:tab w:val="left" w:leader="dot" w:pos="9000"/>
          <w:tab w:val="left" w:leader="dot" w:pos="9360"/>
        </w:tabs>
        <w:spacing w:before="360" w:after="120"/>
        <w:jc w:val="both"/>
        <w:rPr>
          <w:rFonts w:ascii="Times New Roman" w:hAnsi="Times New Roman" w:cs="Times New Roman"/>
          <w:sz w:val="28"/>
          <w:szCs w:val="28"/>
        </w:rPr>
      </w:pPr>
      <w:r w:rsidRPr="00986E62">
        <w:rPr>
          <w:rFonts w:ascii="Times New Roman" w:hAnsi="Times New Roman" w:cs="Times New Roman"/>
          <w:sz w:val="28"/>
          <w:szCs w:val="28"/>
        </w:rPr>
        <w:t>Step</w:t>
      </w:r>
    </w:p>
    <w:p w14:paraId="1849C5A4" w14:textId="61777D56" w:rsidR="00AD065E" w:rsidRPr="00986E62" w:rsidRDefault="00AD065E" w:rsidP="00AD065E">
      <w:pPr>
        <w:tabs>
          <w:tab w:val="left" w:pos="450"/>
          <w:tab w:val="left" w:pos="810"/>
          <w:tab w:val="left" w:leader="dot" w:pos="9180"/>
          <w:tab w:val="left" w:pos="9270"/>
          <w:tab w:val="left" w:pos="9360"/>
        </w:tabs>
        <w:spacing w:before="360" w:after="120"/>
        <w:jc w:val="both"/>
        <w:rPr>
          <w:rFonts w:ascii="Times New Roman" w:hAnsi="Times New Roman" w:cs="Times New Roman"/>
          <w:sz w:val="28"/>
          <w:szCs w:val="28"/>
        </w:rPr>
      </w:pPr>
      <w:r w:rsidRPr="00986E62">
        <w:rPr>
          <w:rFonts w:ascii="Times New Roman" w:hAnsi="Times New Roman" w:cs="Times New Roman"/>
        </w:rPr>
        <w:tab/>
      </w:r>
      <w:r w:rsidRPr="00986E62">
        <w:rPr>
          <w:rFonts w:ascii="Times New Roman" w:hAnsi="Times New Roman" w:cs="Times New Roman"/>
          <w:sz w:val="28"/>
          <w:szCs w:val="28"/>
        </w:rPr>
        <w:t xml:space="preserve">0. Basic CESM user knowledge and specific CESM versions required </w:t>
      </w:r>
      <w:r w:rsidRPr="00986E62">
        <w:rPr>
          <w:rFonts w:ascii="Times New Roman" w:hAnsi="Times New Roman" w:cs="Times New Roman"/>
          <w:sz w:val="28"/>
          <w:szCs w:val="28"/>
        </w:rPr>
        <w:tab/>
      </w:r>
      <w:r w:rsidR="00AB2147">
        <w:rPr>
          <w:rFonts w:ascii="Times New Roman" w:hAnsi="Times New Roman" w:cs="Times New Roman"/>
          <w:sz w:val="28"/>
          <w:szCs w:val="28"/>
        </w:rPr>
        <w:t>7</w:t>
      </w:r>
    </w:p>
    <w:p w14:paraId="75C9C45E" w14:textId="22B7E864" w:rsidR="00AD065E" w:rsidRPr="00986E62" w:rsidRDefault="00AD065E" w:rsidP="007F64FA">
      <w:pPr>
        <w:tabs>
          <w:tab w:val="left" w:pos="900"/>
          <w:tab w:val="left" w:leader="dot" w:pos="9180"/>
          <w:tab w:val="left" w:pos="9270"/>
          <w:tab w:val="left" w:pos="9360"/>
        </w:tabs>
        <w:spacing w:before="360" w:after="120"/>
        <w:ind w:left="450" w:right="72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1. </w:t>
      </w:r>
      <w:r w:rsidR="008D1E51" w:rsidRPr="00986E62">
        <w:rPr>
          <w:rFonts w:ascii="Times New Roman" w:hAnsi="Times New Roman" w:cs="Times New Roman"/>
          <w:sz w:val="28"/>
          <w:szCs w:val="28"/>
        </w:rPr>
        <w:t xml:space="preserve">Prepare workspace with a copy of CESM, source code modifications, and </w:t>
      </w:r>
      <w:r w:rsidR="007F64FA" w:rsidRPr="00986E62">
        <w:rPr>
          <w:rFonts w:ascii="Times New Roman" w:hAnsi="Times New Roman" w:cs="Times New Roman"/>
          <w:sz w:val="28"/>
          <w:szCs w:val="28"/>
        </w:rPr>
        <w:tab/>
      </w:r>
      <w:r w:rsidR="008D1E51" w:rsidRPr="00986E62">
        <w:rPr>
          <w:rFonts w:ascii="Times New Roman" w:hAnsi="Times New Roman" w:cs="Times New Roman"/>
          <w:sz w:val="28"/>
          <w:szCs w:val="28"/>
        </w:rPr>
        <w:t>cloud locking scripts</w:t>
      </w:r>
      <w:r w:rsidR="007F64FA" w:rsidRPr="00986E62">
        <w:rPr>
          <w:rFonts w:ascii="Times New Roman" w:hAnsi="Times New Roman" w:cs="Times New Roman"/>
          <w:sz w:val="28"/>
          <w:szCs w:val="28"/>
        </w:rPr>
        <w:tab/>
        <w:t>v</w:t>
      </w:r>
    </w:p>
    <w:p w14:paraId="37C8D795" w14:textId="7237CC93" w:rsidR="00AD065E" w:rsidRPr="00986E62" w:rsidRDefault="00AD065E" w:rsidP="008D1E51">
      <w:pPr>
        <w:tabs>
          <w:tab w:val="left" w:pos="810"/>
          <w:tab w:val="left" w:leader="dot" w:pos="9180"/>
          <w:tab w:val="left" w:pos="9270"/>
          <w:tab w:val="left" w:pos="9360"/>
        </w:tabs>
        <w:spacing w:before="360"/>
        <w:ind w:left="446" w:hanging="446"/>
        <w:jc w:val="both"/>
        <w:rPr>
          <w:rFonts w:ascii="Times New Roman" w:hAnsi="Times New Roman" w:cs="Times New Roman"/>
          <w:sz w:val="28"/>
          <w:szCs w:val="28"/>
        </w:rPr>
      </w:pPr>
      <w:r w:rsidRPr="00986E62">
        <w:rPr>
          <w:rFonts w:ascii="Times New Roman" w:hAnsi="Times New Roman" w:cs="Times New Roman"/>
          <w:sz w:val="28"/>
          <w:szCs w:val="28"/>
        </w:rPr>
        <w:tab/>
        <w:t xml:space="preserve">2. </w:t>
      </w:r>
      <w:ins w:id="13" w:author="Benedict, Jim" w:date="2020-06-04T15:59:00Z">
        <w:r w:rsidR="00CE657A" w:rsidRPr="00CE657A">
          <w:rPr>
            <w:rFonts w:ascii="Times New Roman" w:hAnsi="Times New Roman" w:cs="Times New Roman"/>
            <w:sz w:val="28"/>
            <w:szCs w:val="28"/>
            <w:rPrChange w:id="14" w:author="Benedict, Jim" w:date="2020-06-04T15:59:00Z">
              <w:rPr>
                <w:rFonts w:ascii="Times New Roman" w:hAnsi="Times New Roman" w:cs="Times New Roman"/>
                <w:sz w:val="32"/>
                <w:szCs w:val="32"/>
              </w:rPr>
            </w:rPrChange>
          </w:rPr>
          <w:t>Run a simulation that generates cloud fields that can be used for subsequent “cloud-locked” experiments</w:t>
        </w:r>
      </w:ins>
      <w:del w:id="15" w:author="Benedict, Jim" w:date="2020-06-04T15:59:00Z">
        <w:r w:rsidRPr="00986E62" w:rsidDel="00CE657A">
          <w:rPr>
            <w:rFonts w:ascii="Times New Roman" w:hAnsi="Times New Roman" w:cs="Times New Roman"/>
            <w:sz w:val="28"/>
            <w:szCs w:val="28"/>
          </w:rPr>
          <w:delText>Run a simulation that outputs cloud fields to prescribe or “lock</w:delText>
        </w:r>
        <w:r w:rsidR="008D1E51" w:rsidRPr="00986E62" w:rsidDel="00CE657A">
          <w:rPr>
            <w:rFonts w:ascii="Times New Roman" w:hAnsi="Times New Roman" w:cs="Times New Roman"/>
            <w:sz w:val="28"/>
            <w:szCs w:val="28"/>
          </w:rPr>
          <w:delText>”</w:delText>
        </w:r>
      </w:del>
      <w:r w:rsidRPr="00986E62">
        <w:rPr>
          <w:rFonts w:ascii="Times New Roman" w:hAnsi="Times New Roman" w:cs="Times New Roman"/>
          <w:sz w:val="28"/>
          <w:szCs w:val="28"/>
        </w:rPr>
        <w:tab/>
        <w:t>vi</w:t>
      </w:r>
    </w:p>
    <w:p w14:paraId="57C7403C" w14:textId="208903B1" w:rsidR="0014146F" w:rsidRPr="00986E62" w:rsidRDefault="00AD065E" w:rsidP="008D1E51">
      <w:pPr>
        <w:tabs>
          <w:tab w:val="left" w:pos="900"/>
          <w:tab w:val="left" w:leader="dot" w:pos="9180"/>
          <w:tab w:val="left" w:pos="9270"/>
          <w:tab w:val="left" w:pos="9360"/>
        </w:tabs>
        <w:spacing w:before="360" w:after="120"/>
        <w:ind w:left="450" w:right="63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3. Prep </w:t>
      </w:r>
      <w:r w:rsidR="002276C0" w:rsidRPr="00986E62">
        <w:rPr>
          <w:rFonts w:ascii="Times New Roman" w:hAnsi="Times New Roman" w:cs="Times New Roman"/>
          <w:sz w:val="28"/>
          <w:szCs w:val="28"/>
        </w:rPr>
        <w:t>local</w:t>
      </w:r>
      <w:r w:rsidRPr="00986E62">
        <w:rPr>
          <w:rFonts w:ascii="Times New Roman" w:hAnsi="Times New Roman" w:cs="Times New Roman"/>
          <w:sz w:val="28"/>
          <w:szCs w:val="28"/>
        </w:rPr>
        <w:t xml:space="preserve"> model sandbox so that cloud locking scripts are executed duri</w:t>
      </w:r>
      <w:r w:rsidR="00040F92" w:rsidRPr="00986E62">
        <w:rPr>
          <w:rFonts w:ascii="Times New Roman" w:hAnsi="Times New Roman" w:cs="Times New Roman"/>
          <w:sz w:val="28"/>
          <w:szCs w:val="28"/>
        </w:rPr>
        <w:t>ng</w:t>
      </w:r>
      <w:r w:rsidR="00EE6FDD" w:rsidRPr="00986E62">
        <w:rPr>
          <w:rFonts w:ascii="Times New Roman" w:hAnsi="Times New Roman" w:cs="Times New Roman"/>
          <w:sz w:val="28"/>
          <w:szCs w:val="28"/>
        </w:rPr>
        <w:tab/>
      </w:r>
      <w:r w:rsidRPr="00986E62">
        <w:rPr>
          <w:rFonts w:ascii="Times New Roman" w:hAnsi="Times New Roman" w:cs="Times New Roman"/>
          <w:sz w:val="28"/>
          <w:szCs w:val="28"/>
        </w:rPr>
        <w:t>cloud-locked simulation</w:t>
      </w:r>
      <w:r w:rsidRPr="00986E62">
        <w:rPr>
          <w:rFonts w:ascii="Times New Roman" w:hAnsi="Times New Roman" w:cs="Times New Roman"/>
          <w:sz w:val="28"/>
          <w:szCs w:val="28"/>
        </w:rPr>
        <w:tab/>
        <w:t>vi</w:t>
      </w:r>
    </w:p>
    <w:p w14:paraId="2C8D48FB" w14:textId="332F71D4"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4. </w:t>
      </w:r>
      <w:proofErr w:type="spellStart"/>
      <w:r w:rsidRPr="00986E62">
        <w:rPr>
          <w:rFonts w:ascii="Times New Roman" w:hAnsi="Times New Roman" w:cs="Times New Roman"/>
          <w:sz w:val="28"/>
          <w:szCs w:val="28"/>
        </w:rPr>
        <w:t>Prestage</w:t>
      </w:r>
      <w:proofErr w:type="spellEnd"/>
      <w:r w:rsidRPr="00986E62">
        <w:rPr>
          <w:rFonts w:ascii="Times New Roman" w:hAnsi="Times New Roman" w:cs="Times New Roman"/>
          <w:sz w:val="28"/>
          <w:szCs w:val="28"/>
        </w:rPr>
        <w:t xml:space="preserve"> cloud parameter files for cloud locking using post</w:t>
      </w:r>
      <w:ins w:id="16" w:author="Benedict, Jim" w:date="2020-06-04T15:58:00Z">
        <w:r w:rsidR="00CE657A">
          <w:rPr>
            <w:rFonts w:ascii="Times New Roman" w:hAnsi="Times New Roman" w:cs="Times New Roman"/>
            <w:sz w:val="28"/>
            <w:szCs w:val="28"/>
          </w:rPr>
          <w:t>-</w:t>
        </w:r>
      </w:ins>
      <w:r w:rsidRPr="00986E62">
        <w:rPr>
          <w:rFonts w:ascii="Times New Roman" w:hAnsi="Times New Roman" w:cs="Times New Roman"/>
          <w:sz w:val="28"/>
          <w:szCs w:val="28"/>
        </w:rPr>
        <w:t>run scripts</w:t>
      </w:r>
      <w:r w:rsidRPr="00986E62">
        <w:rPr>
          <w:rFonts w:ascii="Times New Roman" w:hAnsi="Times New Roman" w:cs="Times New Roman"/>
          <w:sz w:val="28"/>
          <w:szCs w:val="28"/>
        </w:rPr>
        <w:tab/>
        <w:t>vi</w:t>
      </w:r>
    </w:p>
    <w:p w14:paraId="63D9113A" w14:textId="0A83676C" w:rsidR="00AD065E" w:rsidRPr="00986E62"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 xml:space="preserve">5. Run a cloud-locked </w:t>
      </w:r>
      <w:r w:rsidR="00BB5444" w:rsidRPr="00986E62">
        <w:rPr>
          <w:rFonts w:ascii="Times New Roman" w:hAnsi="Times New Roman" w:cs="Times New Roman"/>
          <w:sz w:val="28"/>
          <w:szCs w:val="28"/>
        </w:rPr>
        <w:t>simulation</w:t>
      </w:r>
      <w:r w:rsidRPr="00986E62">
        <w:rPr>
          <w:rFonts w:ascii="Times New Roman" w:hAnsi="Times New Roman" w:cs="Times New Roman"/>
          <w:sz w:val="28"/>
          <w:szCs w:val="28"/>
        </w:rPr>
        <w:tab/>
        <w:t>vi</w:t>
      </w:r>
    </w:p>
    <w:p w14:paraId="4651B52A" w14:textId="52E253C3" w:rsidR="00AD065E" w:rsidRDefault="00AD065E" w:rsidP="00AD065E">
      <w:pPr>
        <w:tabs>
          <w:tab w:val="left" w:pos="810"/>
          <w:tab w:val="left" w:leader="dot" w:pos="9180"/>
          <w:tab w:val="left" w:pos="9270"/>
          <w:tab w:val="left" w:pos="9360"/>
        </w:tabs>
        <w:spacing w:before="360" w:after="120"/>
        <w:ind w:left="450" w:hanging="450"/>
        <w:jc w:val="both"/>
        <w:rPr>
          <w:rFonts w:ascii="Times New Roman" w:hAnsi="Times New Roman" w:cs="Times New Roman"/>
          <w:sz w:val="28"/>
          <w:szCs w:val="28"/>
        </w:rPr>
      </w:pPr>
      <w:r w:rsidRPr="00986E62">
        <w:rPr>
          <w:rFonts w:ascii="Times New Roman" w:hAnsi="Times New Roman" w:cs="Times New Roman"/>
          <w:sz w:val="28"/>
          <w:szCs w:val="28"/>
        </w:rPr>
        <w:tab/>
        <w:t>6. Check to see if cloud locking worked</w:t>
      </w:r>
      <w:r w:rsidRPr="00986E62">
        <w:rPr>
          <w:rFonts w:ascii="Times New Roman" w:hAnsi="Times New Roman" w:cs="Times New Roman"/>
          <w:sz w:val="28"/>
          <w:szCs w:val="28"/>
        </w:rPr>
        <w:tab/>
        <w:t>vi</w:t>
      </w:r>
    </w:p>
    <w:p w14:paraId="4FB4412C" w14:textId="16CB19B0" w:rsidR="005D0FE3" w:rsidRPr="005D0FE3" w:rsidRDefault="005D0FE3" w:rsidP="00AD065E">
      <w:pPr>
        <w:tabs>
          <w:tab w:val="left" w:pos="810"/>
          <w:tab w:val="left" w:leader="dot" w:pos="9180"/>
          <w:tab w:val="left" w:pos="9270"/>
          <w:tab w:val="left" w:pos="9360"/>
        </w:tabs>
        <w:spacing w:before="360" w:after="120"/>
        <w:ind w:left="450" w:hanging="450"/>
        <w:jc w:val="both"/>
      </w:pPr>
      <w:r w:rsidRPr="005D0FE3">
        <w:rPr>
          <w:rFonts w:ascii="Times New Roman" w:hAnsi="Times New Roman" w:cs="Times New Roman"/>
          <w:sz w:val="28"/>
          <w:szCs w:val="28"/>
        </w:rPr>
        <w:t>Appendix: Disk Space and Timing</w:t>
      </w:r>
      <w:r>
        <w:rPr>
          <w:rFonts w:ascii="Times New Roman" w:hAnsi="Times New Roman" w:cs="Times New Roman"/>
          <w:sz w:val="28"/>
          <w:szCs w:val="28"/>
        </w:rPr>
        <w:tab/>
        <w:t>vi</w:t>
      </w:r>
    </w:p>
    <w:p w14:paraId="6B63D6FE" w14:textId="77777777" w:rsidR="00C9637D" w:rsidRDefault="00C9637D" w:rsidP="00CD75ED">
      <w:pPr>
        <w:ind w:left="60"/>
        <w:rPr>
          <w:rFonts w:ascii="Times New Roman" w:hAnsi="Times New Roman" w:cs="Times New Roman"/>
          <w:sz w:val="32"/>
          <w:szCs w:val="32"/>
        </w:rPr>
      </w:pPr>
    </w:p>
    <w:p w14:paraId="61EC5273" w14:textId="6E5DAE93" w:rsidR="00E96E8C" w:rsidRPr="00E96E8C" w:rsidRDefault="00E96E8C" w:rsidP="00E96E8C">
      <w:pPr>
        <w:rPr>
          <w:sz w:val="28"/>
          <w:szCs w:val="28"/>
        </w:rPr>
      </w:pPr>
    </w:p>
    <w:p w14:paraId="4E188D43" w14:textId="77777777" w:rsidR="00E96E8C" w:rsidRPr="00E96E8C" w:rsidRDefault="00E96E8C" w:rsidP="00CD75ED">
      <w:pPr>
        <w:ind w:left="60"/>
        <w:rPr>
          <w:rFonts w:ascii="Times New Roman" w:hAnsi="Times New Roman" w:cs="Times New Roman"/>
          <w:sz w:val="28"/>
          <w:szCs w:val="28"/>
        </w:rPr>
      </w:pPr>
    </w:p>
    <w:p w14:paraId="5620A653" w14:textId="7FDD07BE" w:rsidR="00C56045" w:rsidRPr="00CD75ED" w:rsidRDefault="00E96E8C" w:rsidP="00CD75ED">
      <w:pPr>
        <w:ind w:left="60"/>
        <w:rPr>
          <w:rFonts w:ascii="Times New Roman" w:hAnsi="Times New Roman" w:cs="Times New Roman"/>
          <w:sz w:val="32"/>
          <w:szCs w:val="32"/>
        </w:rPr>
      </w:pPr>
      <w:r w:rsidRPr="00E96E8C">
        <w:rPr>
          <w:rFonts w:ascii="Times New Roman" w:hAnsi="Times New Roman" w:cs="Times New Roman"/>
          <w:sz w:val="32"/>
          <w:szCs w:val="32"/>
        </w:rPr>
        <w:br w:type="column"/>
      </w:r>
      <w:r w:rsidR="00042F72" w:rsidRPr="00CD75ED">
        <w:rPr>
          <w:rFonts w:ascii="Times New Roman" w:hAnsi="Times New Roman" w:cs="Times New Roman"/>
          <w:sz w:val="32"/>
          <w:szCs w:val="32"/>
        </w:rPr>
        <w:lastRenderedPageBreak/>
        <w:t>Preface</w:t>
      </w:r>
    </w:p>
    <w:p w14:paraId="13369BB7" w14:textId="77777777" w:rsidR="00756075" w:rsidRDefault="00756075" w:rsidP="0024337B"/>
    <w:p w14:paraId="06CC1528" w14:textId="75B4B2A1" w:rsidR="00D16662" w:rsidRPr="00E03843" w:rsidRDefault="00104427" w:rsidP="0024337B">
      <w:pPr>
        <w:rPr>
          <w:b/>
          <w:bCs/>
          <w:sz w:val="28"/>
          <w:szCs w:val="28"/>
        </w:rPr>
      </w:pPr>
      <w:r w:rsidRPr="00E03843">
        <w:rPr>
          <w:b/>
          <w:bCs/>
          <w:sz w:val="28"/>
          <w:szCs w:val="28"/>
        </w:rPr>
        <w:t>What is</w:t>
      </w:r>
      <w:r w:rsidR="00007D45" w:rsidRPr="00E03843">
        <w:rPr>
          <w:b/>
          <w:bCs/>
          <w:sz w:val="28"/>
          <w:szCs w:val="28"/>
        </w:rPr>
        <w:t xml:space="preserve"> </w:t>
      </w:r>
      <w:r w:rsidRPr="00E03843">
        <w:rPr>
          <w:b/>
          <w:bCs/>
          <w:sz w:val="28"/>
          <w:szCs w:val="28"/>
        </w:rPr>
        <w:t xml:space="preserve">the purpose of </w:t>
      </w:r>
      <w:r w:rsidR="00166D75">
        <w:rPr>
          <w:b/>
          <w:bCs/>
          <w:sz w:val="28"/>
          <w:szCs w:val="28"/>
        </w:rPr>
        <w:t>cloud locking</w:t>
      </w:r>
      <w:r w:rsidR="00D8319B" w:rsidRPr="00E03843">
        <w:rPr>
          <w:b/>
          <w:bCs/>
          <w:sz w:val="28"/>
          <w:szCs w:val="28"/>
        </w:rPr>
        <w:t>?</w:t>
      </w:r>
    </w:p>
    <w:p w14:paraId="6B2A400E" w14:textId="385B945C" w:rsidR="00AD3EE6" w:rsidRDefault="00AD3EE6" w:rsidP="0024337B">
      <w:pPr>
        <w:ind w:left="360"/>
      </w:pPr>
    </w:p>
    <w:p w14:paraId="2C574EFC" w14:textId="1CAE13A8" w:rsidR="00AD3EE6" w:rsidRDefault="00AD3EE6" w:rsidP="0024337B">
      <w:pPr>
        <w:ind w:left="360"/>
      </w:pPr>
      <w:r w:rsidRPr="00AD3EE6">
        <w:rPr>
          <w:noProof/>
        </w:rPr>
        <w:drawing>
          <wp:inline distT="0" distB="0" distL="0" distR="0" wp14:anchorId="7549240D" wp14:editId="53B4F1DE">
            <wp:extent cx="4582633" cy="2672715"/>
            <wp:effectExtent l="0" t="0" r="2540" b="0"/>
            <wp:docPr id="7" name="Picture 6">
              <a:extLst xmlns:a="http://schemas.openxmlformats.org/drawingml/2006/main">
                <a:ext uri="{FF2B5EF4-FFF2-40B4-BE49-F238E27FC236}">
                  <a16:creationId xmlns:a16="http://schemas.microsoft.com/office/drawing/2014/main" id="{F826BC08-9F44-BF4B-B104-F6296373A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26BC08-9F44-BF4B-B104-F6296373A805}"/>
                        </a:ext>
                      </a:extLst>
                    </pic:cNvPr>
                    <pic:cNvPicPr>
                      <a:picLocks noChangeAspect="1"/>
                    </pic:cNvPicPr>
                  </pic:nvPicPr>
                  <pic:blipFill>
                    <a:blip r:embed="rId12"/>
                    <a:stretch>
                      <a:fillRect/>
                    </a:stretch>
                  </pic:blipFill>
                  <pic:spPr>
                    <a:xfrm>
                      <a:off x="0" y="0"/>
                      <a:ext cx="4665457" cy="2721020"/>
                    </a:xfrm>
                    <a:prstGeom prst="rect">
                      <a:avLst/>
                    </a:prstGeom>
                  </pic:spPr>
                </pic:pic>
              </a:graphicData>
            </a:graphic>
          </wp:inline>
        </w:drawing>
      </w:r>
    </w:p>
    <w:p w14:paraId="5D34C5A2" w14:textId="518B7D29" w:rsidR="00AD3EE6" w:rsidRPr="00B85FB4" w:rsidRDefault="00AD3EE6" w:rsidP="0024337B">
      <w:pPr>
        <w:ind w:left="360"/>
        <w:rPr>
          <w:i/>
          <w:iCs/>
          <w:sz w:val="20"/>
          <w:szCs w:val="20"/>
        </w:rPr>
      </w:pPr>
      <w:r w:rsidRPr="00B85FB4">
        <w:rPr>
          <w:i/>
          <w:iCs/>
          <w:sz w:val="20"/>
          <w:szCs w:val="20"/>
        </w:rPr>
        <w:t>Image taken from Bony et al. (2015), Nature Geoscience.</w:t>
      </w:r>
    </w:p>
    <w:p w14:paraId="769012E7" w14:textId="0A406A10" w:rsidR="00AD3EE6" w:rsidRDefault="00AD3EE6" w:rsidP="0024337B">
      <w:pPr>
        <w:ind w:left="360"/>
      </w:pPr>
    </w:p>
    <w:p w14:paraId="6431A76D" w14:textId="1B80D44B" w:rsidR="00AD3EE6" w:rsidRPr="00B85FB4" w:rsidRDefault="00AD3EE6" w:rsidP="0024337B">
      <w:pPr>
        <w:ind w:left="360" w:firstLine="360"/>
        <w:rPr>
          <w:sz w:val="22"/>
          <w:szCs w:val="22"/>
        </w:rPr>
      </w:pPr>
      <w:r w:rsidRPr="00B85FB4">
        <w:rPr>
          <w:sz w:val="22"/>
          <w:szCs w:val="22"/>
        </w:rPr>
        <w:t xml:space="preserve">Clouds are intimately intertwined </w:t>
      </w:r>
      <w:del w:id="17" w:author="Benedict, Jim" w:date="2020-05-21T16:10:00Z">
        <w:r w:rsidR="00324372" w:rsidRPr="00B85FB4" w:rsidDel="00DC14A3">
          <w:rPr>
            <w:sz w:val="22"/>
            <w:szCs w:val="22"/>
          </w:rPr>
          <w:delText>to</w:delText>
        </w:r>
        <w:r w:rsidRPr="00B85FB4" w:rsidDel="00DC14A3">
          <w:rPr>
            <w:sz w:val="22"/>
            <w:szCs w:val="22"/>
          </w:rPr>
          <w:delText xml:space="preserve"> our</w:delText>
        </w:r>
      </w:del>
      <w:ins w:id="18" w:author="Benedict, Jim" w:date="2020-05-21T16:10:00Z">
        <w:r w:rsidR="00DC14A3">
          <w:rPr>
            <w:sz w:val="22"/>
            <w:szCs w:val="22"/>
          </w:rPr>
          <w:t>with</w:t>
        </w:r>
      </w:ins>
      <w:r w:rsidRPr="00B85FB4">
        <w:rPr>
          <w:sz w:val="22"/>
          <w:szCs w:val="22"/>
        </w:rPr>
        <w:t xml:space="preserve"> Earth’s climate through atmospheric circulation. </w:t>
      </w:r>
      <w:del w:id="19" w:author="Brian Medeiros" w:date="2021-05-14T11:26:00Z">
        <w:r w:rsidRPr="00B85FB4" w:rsidDel="00FF5ECD">
          <w:rPr>
            <w:sz w:val="22"/>
            <w:szCs w:val="22"/>
          </w:rPr>
          <w:delText xml:space="preserve">Not only do </w:delText>
        </w:r>
        <w:r w:rsidR="00324372" w:rsidRPr="00B85FB4" w:rsidDel="00FF5ECD">
          <w:rPr>
            <w:sz w:val="22"/>
            <w:szCs w:val="22"/>
          </w:rPr>
          <w:delText>c</w:delText>
        </w:r>
      </w:del>
      <w:ins w:id="20" w:author="Brian Medeiros" w:date="2021-05-14T11:26:00Z">
        <w:r w:rsidR="00FF5ECD">
          <w:rPr>
            <w:sz w:val="22"/>
            <w:szCs w:val="22"/>
          </w:rPr>
          <w:t>C</w:t>
        </w:r>
      </w:ins>
      <w:r w:rsidR="00324372" w:rsidRPr="00B85FB4">
        <w:rPr>
          <w:sz w:val="22"/>
          <w:szCs w:val="22"/>
        </w:rPr>
        <w:t>louds</w:t>
      </w:r>
      <w:r w:rsidRPr="00B85FB4">
        <w:rPr>
          <w:sz w:val="22"/>
          <w:szCs w:val="22"/>
        </w:rPr>
        <w:t xml:space="preserve"> </w:t>
      </w:r>
      <w:del w:id="21" w:author="Benedict, Jim" w:date="2020-05-21T16:14:00Z">
        <w:r w:rsidRPr="00B85FB4" w:rsidDel="00DC14A3">
          <w:rPr>
            <w:sz w:val="22"/>
            <w:szCs w:val="22"/>
          </w:rPr>
          <w:delText xml:space="preserve">hold </w:delText>
        </w:r>
        <w:r w:rsidR="00AA5CD6" w:rsidDel="00DC14A3">
          <w:rPr>
            <w:sz w:val="22"/>
            <w:szCs w:val="22"/>
          </w:rPr>
          <w:delText>a portion</w:delText>
        </w:r>
        <w:r w:rsidRPr="00B85FB4" w:rsidDel="00DC14A3">
          <w:rPr>
            <w:sz w:val="22"/>
            <w:szCs w:val="22"/>
          </w:rPr>
          <w:delText xml:space="preserve"> of the atmosphere’s moisture and produce precipitation</w:delText>
        </w:r>
      </w:del>
      <w:ins w:id="22" w:author="Benedict, Jim" w:date="2020-05-21T16:14:00Z">
        <w:r w:rsidR="00DC14A3">
          <w:rPr>
            <w:sz w:val="22"/>
            <w:szCs w:val="22"/>
          </w:rPr>
          <w:t>modulate</w:t>
        </w:r>
      </w:ins>
      <w:ins w:id="23" w:author="Benedict, Jim" w:date="2020-05-21T16:15:00Z">
        <w:r w:rsidR="00DC14A3">
          <w:rPr>
            <w:sz w:val="22"/>
            <w:szCs w:val="22"/>
          </w:rPr>
          <w:t xml:space="preserve"> the distribution of heat, momentum, and moisture</w:t>
        </w:r>
      </w:ins>
      <w:r w:rsidRPr="00B85FB4">
        <w:rPr>
          <w:sz w:val="22"/>
          <w:szCs w:val="22"/>
        </w:rPr>
        <w:t>,</w:t>
      </w:r>
      <w:ins w:id="24" w:author="Benedict, Jim" w:date="2020-05-21T16:15:00Z">
        <w:r w:rsidR="00DC14A3">
          <w:rPr>
            <w:sz w:val="22"/>
            <w:szCs w:val="22"/>
          </w:rPr>
          <w:t xml:space="preserve"> </w:t>
        </w:r>
      </w:ins>
      <w:ins w:id="25" w:author="Brian Medeiros" w:date="2021-05-14T11:26:00Z">
        <w:r w:rsidR="00FF5ECD">
          <w:rPr>
            <w:sz w:val="22"/>
            <w:szCs w:val="22"/>
          </w:rPr>
          <w:t xml:space="preserve">and </w:t>
        </w:r>
      </w:ins>
      <w:del w:id="26" w:author="Benedict, Jim" w:date="2020-05-21T16:15:00Z">
        <w:r w:rsidRPr="00B85FB4" w:rsidDel="00DC14A3">
          <w:rPr>
            <w:sz w:val="22"/>
            <w:szCs w:val="22"/>
          </w:rPr>
          <w:delText xml:space="preserve"> but </w:delText>
        </w:r>
      </w:del>
      <w:del w:id="27" w:author="Brian Medeiros" w:date="2021-05-14T11:26:00Z">
        <w:r w:rsidRPr="00B85FB4" w:rsidDel="00FF5ECD">
          <w:rPr>
            <w:sz w:val="22"/>
            <w:szCs w:val="22"/>
          </w:rPr>
          <w:delText xml:space="preserve">they </w:delText>
        </w:r>
      </w:del>
      <w:ins w:id="28" w:author="Benedict, Jim" w:date="2020-05-21T16:15:00Z">
        <w:del w:id="29" w:author="Brian Medeiros" w:date="2021-05-14T11:26:00Z">
          <w:r w:rsidR="00DC14A3" w:rsidDel="00FF5ECD">
            <w:rPr>
              <w:sz w:val="22"/>
              <w:szCs w:val="22"/>
            </w:rPr>
            <w:delText xml:space="preserve">also </w:delText>
          </w:r>
        </w:del>
      </w:ins>
      <w:r w:rsidRPr="00B85FB4">
        <w:rPr>
          <w:sz w:val="22"/>
          <w:szCs w:val="22"/>
        </w:rPr>
        <w:t xml:space="preserve">play a critical role </w:t>
      </w:r>
      <w:ins w:id="30" w:author="Benedict, Jim" w:date="2020-05-21T16:15:00Z">
        <w:r w:rsidR="00DC14A3">
          <w:rPr>
            <w:sz w:val="22"/>
            <w:szCs w:val="22"/>
          </w:rPr>
          <w:t>for</w:t>
        </w:r>
      </w:ins>
      <w:del w:id="31" w:author="Benedict, Jim" w:date="2020-05-21T16:15:00Z">
        <w:r w:rsidRPr="00B85FB4" w:rsidDel="00DC14A3">
          <w:rPr>
            <w:sz w:val="22"/>
            <w:szCs w:val="22"/>
          </w:rPr>
          <w:delText>in our</w:delText>
        </w:r>
      </w:del>
      <w:r w:rsidRPr="00B85FB4">
        <w:rPr>
          <w:sz w:val="22"/>
          <w:szCs w:val="22"/>
        </w:rPr>
        <w:t xml:space="preserve"> Earth’s radiation balance. Clouds </w:t>
      </w:r>
      <w:ins w:id="32" w:author="Brian Medeiros" w:date="2021-05-14T11:27:00Z">
        <w:r w:rsidR="00FF5ECD">
          <w:rPr>
            <w:sz w:val="22"/>
            <w:szCs w:val="22"/>
          </w:rPr>
          <w:t xml:space="preserve">reflect </w:t>
        </w:r>
      </w:ins>
      <w:ins w:id="33" w:author="Benedict, Jim" w:date="2020-05-21T16:17:00Z">
        <w:del w:id="34" w:author="Brian Medeiros" w:date="2021-05-14T11:26:00Z">
          <w:r w:rsidR="0007467A" w:rsidDel="00FF5ECD">
            <w:rPr>
              <w:sz w:val="22"/>
              <w:szCs w:val="22"/>
            </w:rPr>
            <w:delText xml:space="preserve">can </w:delText>
          </w:r>
        </w:del>
      </w:ins>
      <w:del w:id="35" w:author="Brian Medeiros" w:date="2021-05-14T11:27:00Z">
        <w:r w:rsidRPr="00B85FB4" w:rsidDel="00FF5ECD">
          <w:rPr>
            <w:sz w:val="22"/>
            <w:szCs w:val="22"/>
          </w:rPr>
          <w:delText xml:space="preserve">block </w:delText>
        </w:r>
      </w:del>
      <w:del w:id="36" w:author="Benedict, Jim" w:date="2020-05-21T16:16:00Z">
        <w:r w:rsidRPr="00B85FB4" w:rsidDel="00DC14A3">
          <w:rPr>
            <w:sz w:val="22"/>
            <w:szCs w:val="22"/>
          </w:rPr>
          <w:delText xml:space="preserve">income </w:delText>
        </w:r>
      </w:del>
      <w:ins w:id="37" w:author="Benedict, Jim" w:date="2020-05-21T16:16:00Z">
        <w:r w:rsidR="00DC14A3" w:rsidRPr="00B85FB4">
          <w:rPr>
            <w:sz w:val="22"/>
            <w:szCs w:val="22"/>
          </w:rPr>
          <w:t>incom</w:t>
        </w:r>
        <w:r w:rsidR="00DC14A3">
          <w:rPr>
            <w:sz w:val="22"/>
            <w:szCs w:val="22"/>
          </w:rPr>
          <w:t>ing</w:t>
        </w:r>
        <w:r w:rsidR="00DC14A3" w:rsidRPr="00B85FB4">
          <w:rPr>
            <w:sz w:val="22"/>
            <w:szCs w:val="22"/>
          </w:rPr>
          <w:t xml:space="preserve"> </w:t>
        </w:r>
      </w:ins>
      <w:r w:rsidRPr="00B85FB4">
        <w:rPr>
          <w:sz w:val="22"/>
          <w:szCs w:val="22"/>
        </w:rPr>
        <w:t>solar radiatio</w:t>
      </w:r>
      <w:ins w:id="38" w:author="Brian Medeiros" w:date="2021-05-14T11:27:00Z">
        <w:r w:rsidR="00FF5ECD">
          <w:rPr>
            <w:sz w:val="22"/>
            <w:szCs w:val="22"/>
          </w:rPr>
          <w:t>n, reducing the amount of energy</w:t>
        </w:r>
      </w:ins>
      <w:del w:id="39" w:author="Brian Medeiros" w:date="2021-05-14T11:27:00Z">
        <w:r w:rsidRPr="00B85FB4" w:rsidDel="00FF5ECD">
          <w:rPr>
            <w:sz w:val="22"/>
            <w:szCs w:val="22"/>
          </w:rPr>
          <w:delText xml:space="preserve">n </w:delText>
        </w:r>
      </w:del>
      <w:del w:id="40" w:author="Benedict, Jim" w:date="2020-05-21T16:17:00Z">
        <w:r w:rsidRPr="00B85FB4" w:rsidDel="0007467A">
          <w:rPr>
            <w:sz w:val="22"/>
            <w:szCs w:val="22"/>
          </w:rPr>
          <w:delText>by casting shadows on the atmospheric column below and Earth’s</w:delText>
        </w:r>
      </w:del>
      <w:ins w:id="41" w:author="Benedict, Jim" w:date="2020-05-21T16:17:00Z">
        <w:del w:id="42" w:author="Brian Medeiros" w:date="2021-05-14T11:27:00Z">
          <w:r w:rsidR="0007467A" w:rsidDel="00FF5ECD">
            <w:rPr>
              <w:sz w:val="22"/>
              <w:szCs w:val="22"/>
            </w:rPr>
            <w:delText>from</w:delText>
          </w:r>
        </w:del>
        <w:r w:rsidR="0007467A">
          <w:rPr>
            <w:sz w:val="22"/>
            <w:szCs w:val="22"/>
          </w:rPr>
          <w:t xml:space="preserve"> reaching the</w:t>
        </w:r>
      </w:ins>
      <w:r w:rsidRPr="00B85FB4">
        <w:rPr>
          <w:sz w:val="22"/>
          <w:szCs w:val="22"/>
        </w:rPr>
        <w:t xml:space="preserve"> surface</w:t>
      </w:r>
      <w:ins w:id="43" w:author="Brian Medeiros" w:date="2021-05-14T11:29:00Z">
        <w:r w:rsidR="00FF5ECD">
          <w:rPr>
            <w:sz w:val="22"/>
            <w:szCs w:val="22"/>
          </w:rPr>
          <w:t xml:space="preserve"> (a cooling influence)</w:t>
        </w:r>
      </w:ins>
      <w:r w:rsidR="00AA5CD6">
        <w:rPr>
          <w:sz w:val="22"/>
          <w:szCs w:val="22"/>
        </w:rPr>
        <w:t xml:space="preserve">. They also </w:t>
      </w:r>
      <w:del w:id="44" w:author="Benedict, Jim" w:date="2020-05-21T16:18:00Z">
        <w:r w:rsidRPr="00B85FB4" w:rsidDel="0007467A">
          <w:rPr>
            <w:sz w:val="22"/>
            <w:szCs w:val="22"/>
          </w:rPr>
          <w:delText>block</w:delText>
        </w:r>
      </w:del>
      <w:ins w:id="45" w:author="Benedict, Jim" w:date="2020-05-21T16:18:00Z">
        <w:del w:id="46" w:author="Brian Medeiros" w:date="2021-05-14T11:27:00Z">
          <w:r w:rsidR="0007467A" w:rsidDel="00FF5ECD">
            <w:rPr>
              <w:sz w:val="22"/>
              <w:szCs w:val="22"/>
            </w:rPr>
            <w:delText>limit</w:delText>
          </w:r>
        </w:del>
      </w:ins>
      <w:del w:id="47" w:author="Brian Medeiros" w:date="2021-05-14T11:27:00Z">
        <w:r w:rsidRPr="00B85FB4" w:rsidDel="00FF5ECD">
          <w:rPr>
            <w:sz w:val="22"/>
            <w:szCs w:val="22"/>
          </w:rPr>
          <w:delText xml:space="preserve"> outgoing</w:delText>
        </w:r>
      </w:del>
      <w:ins w:id="48" w:author="Brian Medeiros" w:date="2021-05-14T11:27:00Z">
        <w:r w:rsidR="00FF5ECD">
          <w:rPr>
            <w:sz w:val="22"/>
            <w:szCs w:val="22"/>
          </w:rPr>
          <w:t>absorb</w:t>
        </w:r>
      </w:ins>
      <w:r w:rsidRPr="00B85FB4">
        <w:rPr>
          <w:sz w:val="22"/>
          <w:szCs w:val="22"/>
        </w:rPr>
        <w:t xml:space="preserve"> longwave radiation </w:t>
      </w:r>
      <w:del w:id="49" w:author="Brian Medeiros" w:date="2021-05-14T11:28:00Z">
        <w:r w:rsidR="00324372" w:rsidRPr="00B85FB4" w:rsidDel="00FF5ECD">
          <w:rPr>
            <w:sz w:val="22"/>
            <w:szCs w:val="22"/>
          </w:rPr>
          <w:delText xml:space="preserve">that is </w:delText>
        </w:r>
        <w:r w:rsidRPr="00B85FB4" w:rsidDel="00FF5ECD">
          <w:rPr>
            <w:sz w:val="22"/>
            <w:szCs w:val="22"/>
          </w:rPr>
          <w:delText>re-</w:delText>
        </w:r>
      </w:del>
      <w:r w:rsidRPr="00B85FB4">
        <w:rPr>
          <w:sz w:val="22"/>
          <w:szCs w:val="22"/>
        </w:rPr>
        <w:t xml:space="preserve">emitted from the </w:t>
      </w:r>
      <w:del w:id="50" w:author="Brian Medeiros" w:date="2021-05-14T11:28:00Z">
        <w:r w:rsidRPr="00B85FB4" w:rsidDel="00FF5ECD">
          <w:rPr>
            <w:sz w:val="22"/>
            <w:szCs w:val="22"/>
          </w:rPr>
          <w:delText xml:space="preserve">Earth’s </w:delText>
        </w:r>
      </w:del>
      <w:r w:rsidRPr="00B85FB4">
        <w:rPr>
          <w:sz w:val="22"/>
          <w:szCs w:val="22"/>
        </w:rPr>
        <w:t>surface</w:t>
      </w:r>
      <w:ins w:id="51" w:author="Brian Medeiros" w:date="2021-05-14T11:28:00Z">
        <w:r w:rsidR="00FF5ECD">
          <w:rPr>
            <w:sz w:val="22"/>
            <w:szCs w:val="22"/>
          </w:rPr>
          <w:t>, and radiate at a coo</w:t>
        </w:r>
      </w:ins>
      <w:ins w:id="52" w:author="Brian Medeiros" w:date="2021-05-14T11:29:00Z">
        <w:r w:rsidR="00FF5ECD">
          <w:rPr>
            <w:sz w:val="22"/>
            <w:szCs w:val="22"/>
          </w:rPr>
          <w:t>ler temperature, effectively “trapping” energy in the system (a warming influence)</w:t>
        </w:r>
      </w:ins>
      <w:r w:rsidRPr="00B85FB4">
        <w:rPr>
          <w:sz w:val="22"/>
          <w:szCs w:val="22"/>
        </w:rPr>
        <w:t xml:space="preserve">. Both </w:t>
      </w:r>
      <w:r w:rsidR="00EA6540">
        <w:rPr>
          <w:sz w:val="22"/>
          <w:szCs w:val="22"/>
        </w:rPr>
        <w:t>cloud radiative effects</w:t>
      </w:r>
      <w:r w:rsidRPr="00B85FB4">
        <w:rPr>
          <w:sz w:val="22"/>
          <w:szCs w:val="22"/>
        </w:rPr>
        <w:t xml:space="preserve"> </w:t>
      </w:r>
      <w:r w:rsidR="00EA6540">
        <w:rPr>
          <w:sz w:val="22"/>
          <w:szCs w:val="22"/>
        </w:rPr>
        <w:t>impact</w:t>
      </w:r>
      <w:r w:rsidRPr="00B85FB4">
        <w:rPr>
          <w:sz w:val="22"/>
          <w:szCs w:val="22"/>
        </w:rPr>
        <w:t xml:space="preserve"> </w:t>
      </w:r>
      <w:r w:rsidR="00EA6540">
        <w:rPr>
          <w:sz w:val="22"/>
          <w:szCs w:val="22"/>
        </w:rPr>
        <w:t xml:space="preserve">the </w:t>
      </w:r>
      <w:r w:rsidRPr="00B85FB4">
        <w:rPr>
          <w:sz w:val="22"/>
          <w:szCs w:val="22"/>
        </w:rPr>
        <w:t>heating</w:t>
      </w:r>
      <w:r w:rsidR="00324372" w:rsidRPr="00B85FB4">
        <w:rPr>
          <w:sz w:val="22"/>
          <w:szCs w:val="22"/>
        </w:rPr>
        <w:t xml:space="preserve"> rates</w:t>
      </w:r>
      <w:r w:rsidRPr="00B85FB4">
        <w:rPr>
          <w:sz w:val="22"/>
          <w:szCs w:val="22"/>
        </w:rPr>
        <w:t xml:space="preserve"> of </w:t>
      </w:r>
      <w:r w:rsidR="00EA6540">
        <w:rPr>
          <w:sz w:val="22"/>
          <w:szCs w:val="22"/>
        </w:rPr>
        <w:t>a given</w:t>
      </w:r>
      <w:r w:rsidRPr="00B85FB4">
        <w:rPr>
          <w:sz w:val="22"/>
          <w:szCs w:val="22"/>
        </w:rPr>
        <w:t xml:space="preserve"> atmospheric column, which </w:t>
      </w:r>
      <w:del w:id="53" w:author="Brian Medeiros" w:date="2021-05-14T11:30:00Z">
        <w:r w:rsidRPr="00B85FB4" w:rsidDel="00FF5ECD">
          <w:rPr>
            <w:sz w:val="22"/>
            <w:szCs w:val="22"/>
          </w:rPr>
          <w:delText>can then change</w:delText>
        </w:r>
      </w:del>
      <w:ins w:id="54" w:author="Brian Medeiros" w:date="2021-05-14T11:30:00Z">
        <w:r w:rsidR="00FF5ECD">
          <w:rPr>
            <w:sz w:val="22"/>
            <w:szCs w:val="22"/>
          </w:rPr>
          <w:t>couple to the</w:t>
        </w:r>
      </w:ins>
      <w:r w:rsidRPr="00B85FB4">
        <w:rPr>
          <w:sz w:val="22"/>
          <w:szCs w:val="22"/>
        </w:rPr>
        <w:t xml:space="preserve"> atmospheric circulation</w:t>
      </w:r>
      <w:ins w:id="55" w:author="Brian Medeiros" w:date="2021-05-14T11:30:00Z">
        <w:r w:rsidR="00FF5ECD">
          <w:rPr>
            <w:sz w:val="22"/>
            <w:szCs w:val="22"/>
          </w:rPr>
          <w:t>, and</w:t>
        </w:r>
      </w:ins>
      <w:del w:id="56" w:author="Brian Medeiros" w:date="2021-05-14T11:30:00Z">
        <w:r w:rsidR="00F65B47" w:rsidDel="00FF5ECD">
          <w:rPr>
            <w:sz w:val="22"/>
            <w:szCs w:val="22"/>
          </w:rPr>
          <w:delText xml:space="preserve">, </w:delText>
        </w:r>
        <w:r w:rsidRPr="00B85FB4" w:rsidDel="00FF5ECD">
          <w:rPr>
            <w:sz w:val="22"/>
            <w:szCs w:val="22"/>
          </w:rPr>
          <w:delText xml:space="preserve">corresponding clouds, </w:delText>
        </w:r>
        <w:r w:rsidR="00F65B47" w:rsidDel="00FF5ECD">
          <w:rPr>
            <w:sz w:val="22"/>
            <w:szCs w:val="22"/>
          </w:rPr>
          <w:delText>and even the Earth’s surface temperature -</w:delText>
        </w:r>
      </w:del>
      <w:r w:rsidR="00F65B47">
        <w:rPr>
          <w:sz w:val="22"/>
          <w:szCs w:val="22"/>
        </w:rPr>
        <w:t xml:space="preserve"> </w:t>
      </w:r>
      <w:r w:rsidRPr="00B85FB4">
        <w:rPr>
          <w:sz w:val="22"/>
          <w:szCs w:val="22"/>
        </w:rPr>
        <w:t>thus creating a cloud</w:t>
      </w:r>
      <w:ins w:id="57" w:author="Benedict, Jim" w:date="2020-05-21T16:19:00Z">
        <w:r w:rsidR="0007467A">
          <w:rPr>
            <w:sz w:val="22"/>
            <w:szCs w:val="22"/>
          </w:rPr>
          <w:t>-</w:t>
        </w:r>
      </w:ins>
      <w:del w:id="58" w:author="Benedict, Jim" w:date="2020-05-21T16:19:00Z">
        <w:r w:rsidRPr="00B85FB4" w:rsidDel="0007467A">
          <w:rPr>
            <w:sz w:val="22"/>
            <w:szCs w:val="22"/>
          </w:rPr>
          <w:delText xml:space="preserve"> </w:delText>
        </w:r>
      </w:del>
      <w:r w:rsidRPr="00B85FB4">
        <w:rPr>
          <w:sz w:val="22"/>
          <w:szCs w:val="22"/>
        </w:rPr>
        <w:t>radiative feedback.</w:t>
      </w:r>
    </w:p>
    <w:p w14:paraId="2EACD728" w14:textId="37C6D852" w:rsidR="00AD3EE6" w:rsidRPr="00B85FB4" w:rsidRDefault="00AD3EE6" w:rsidP="0024337B">
      <w:pPr>
        <w:ind w:left="360" w:firstLine="360"/>
        <w:rPr>
          <w:sz w:val="22"/>
          <w:szCs w:val="22"/>
        </w:rPr>
      </w:pPr>
    </w:p>
    <w:p w14:paraId="6265A3DE" w14:textId="7D4184EF" w:rsidR="00AD3EE6" w:rsidRPr="00B85FB4" w:rsidRDefault="00324372" w:rsidP="0024337B">
      <w:pPr>
        <w:ind w:left="360" w:firstLine="360"/>
        <w:rPr>
          <w:sz w:val="22"/>
          <w:szCs w:val="22"/>
        </w:rPr>
      </w:pPr>
      <w:r w:rsidRPr="00B85FB4">
        <w:rPr>
          <w:sz w:val="22"/>
          <w:szCs w:val="22"/>
        </w:rPr>
        <w:t>Given their strong radiative effects, c</w:t>
      </w:r>
      <w:r w:rsidR="00AD3EE6" w:rsidRPr="00B85FB4">
        <w:rPr>
          <w:sz w:val="22"/>
          <w:szCs w:val="22"/>
        </w:rPr>
        <w:t xml:space="preserve">louds are key players in </w:t>
      </w:r>
      <w:del w:id="59" w:author="Brian Medeiros" w:date="2021-05-14T11:36:00Z">
        <w:r w:rsidR="00AD3EE6" w:rsidRPr="00B85FB4" w:rsidDel="00DC7EEC">
          <w:rPr>
            <w:sz w:val="22"/>
            <w:szCs w:val="22"/>
          </w:rPr>
          <w:delText xml:space="preserve">enhancing or offsetting </w:delText>
        </w:r>
      </w:del>
      <w:r w:rsidR="00AD3EE6" w:rsidRPr="00B85FB4">
        <w:rPr>
          <w:sz w:val="22"/>
          <w:szCs w:val="22"/>
        </w:rPr>
        <w:t xml:space="preserve">the </w:t>
      </w:r>
      <w:ins w:id="60" w:author="Brian Medeiros" w:date="2021-05-14T11:36:00Z">
        <w:r w:rsidR="00DC7EEC">
          <w:rPr>
            <w:sz w:val="22"/>
            <w:szCs w:val="22"/>
          </w:rPr>
          <w:t xml:space="preserve">climate </w:t>
        </w:r>
      </w:ins>
      <w:r w:rsidR="00AD3EE6" w:rsidRPr="00B85FB4">
        <w:rPr>
          <w:sz w:val="22"/>
          <w:szCs w:val="22"/>
        </w:rPr>
        <w:t xml:space="preserve">response </w:t>
      </w:r>
      <w:del w:id="61" w:author="Brian Medeiros" w:date="2021-05-14T11:36:00Z">
        <w:r w:rsidR="00AD3EE6" w:rsidRPr="00B85FB4" w:rsidDel="00DC7EEC">
          <w:rPr>
            <w:sz w:val="22"/>
            <w:szCs w:val="22"/>
          </w:rPr>
          <w:delText xml:space="preserve">of the climate </w:delText>
        </w:r>
      </w:del>
      <w:r w:rsidR="00AD3EE6" w:rsidRPr="00B85FB4">
        <w:rPr>
          <w:sz w:val="22"/>
          <w:szCs w:val="22"/>
        </w:rPr>
        <w:t xml:space="preserve">to </w:t>
      </w:r>
      <w:del w:id="62" w:author="Brian Medeiros" w:date="2021-05-14T11:36:00Z">
        <w:r w:rsidR="00AD3EE6" w:rsidRPr="00B85FB4" w:rsidDel="00DC7EEC">
          <w:rPr>
            <w:sz w:val="22"/>
            <w:szCs w:val="22"/>
          </w:rPr>
          <w:delText>increasing greenhouse gases</w:delText>
        </w:r>
      </w:del>
      <w:ins w:id="63" w:author="Brian Medeiros" w:date="2021-05-14T11:36:00Z">
        <w:r w:rsidR="00DC7EEC">
          <w:rPr>
            <w:sz w:val="22"/>
            <w:szCs w:val="22"/>
          </w:rPr>
          <w:t>external forcing</w:t>
        </w:r>
      </w:ins>
      <w:r w:rsidR="00AD3EE6" w:rsidRPr="00B85FB4">
        <w:rPr>
          <w:sz w:val="22"/>
          <w:szCs w:val="22"/>
        </w:rPr>
        <w:t xml:space="preserve">. The Earth’s radiative balance is extremely sensitive to changes in clouds. </w:t>
      </w:r>
      <w:del w:id="64" w:author="Brian Medeiros" w:date="2021-05-14T11:37:00Z">
        <w:r w:rsidR="00AD3EE6" w:rsidRPr="00B85FB4" w:rsidDel="00DC7EEC">
          <w:rPr>
            <w:sz w:val="22"/>
            <w:szCs w:val="22"/>
          </w:rPr>
          <w:delText>But clouds remain a mystery. T</w:delText>
        </w:r>
      </w:del>
      <w:ins w:id="65" w:author="Brian Medeiros" w:date="2021-05-14T11:37:00Z">
        <w:r w:rsidR="00DC7EEC">
          <w:rPr>
            <w:sz w:val="22"/>
            <w:szCs w:val="22"/>
          </w:rPr>
          <w:t>T</w:t>
        </w:r>
      </w:ins>
      <w:r w:rsidR="00AD3EE6" w:rsidRPr="00B85FB4">
        <w:rPr>
          <w:sz w:val="22"/>
          <w:szCs w:val="22"/>
        </w:rPr>
        <w:t>he</w:t>
      </w:r>
      <w:ins w:id="66" w:author="Brian Medeiros" w:date="2021-05-14T11:37:00Z">
        <w:r w:rsidR="00DC7EEC">
          <w:rPr>
            <w:sz w:val="22"/>
            <w:szCs w:val="22"/>
          </w:rPr>
          <w:t xml:space="preserve"> complexity of clouds, e.g., </w:t>
        </w:r>
      </w:ins>
      <w:ins w:id="67" w:author="Brian Medeiros" w:date="2021-05-14T11:38:00Z">
        <w:r w:rsidR="00DC7EEC">
          <w:rPr>
            <w:sz w:val="22"/>
            <w:szCs w:val="22"/>
          </w:rPr>
          <w:t xml:space="preserve">the range of scales from aerosol to cloud systems and their multi-phase </w:t>
        </w:r>
      </w:ins>
      <w:ins w:id="68" w:author="Brian Medeiros" w:date="2021-05-14T11:39:00Z">
        <w:r w:rsidR="00DC7EEC">
          <w:rPr>
            <w:sz w:val="22"/>
            <w:szCs w:val="22"/>
          </w:rPr>
          <w:t>composition</w:t>
        </w:r>
      </w:ins>
      <w:del w:id="69" w:author="Brian Medeiros" w:date="2021-05-14T11:37:00Z">
        <w:r w:rsidR="00AD3EE6" w:rsidRPr="00B85FB4" w:rsidDel="00DC7EEC">
          <w:rPr>
            <w:sz w:val="22"/>
            <w:szCs w:val="22"/>
          </w:rPr>
          <w:delText>y are</w:delText>
        </w:r>
      </w:del>
      <w:del w:id="70" w:author="Brian Medeiros" w:date="2021-05-14T11:39:00Z">
        <w:r w:rsidR="00AD3EE6" w:rsidRPr="00B85FB4" w:rsidDel="00DC7EEC">
          <w:rPr>
            <w:sz w:val="22"/>
            <w:szCs w:val="22"/>
          </w:rPr>
          <w:delText xml:space="preserve"> composed of all three phases of water</w:delText>
        </w:r>
      </w:del>
      <w:ins w:id="71" w:author="Brian Medeiros" w:date="2021-05-14T11:37:00Z">
        <w:r w:rsidR="00DC7EEC">
          <w:rPr>
            <w:sz w:val="22"/>
            <w:szCs w:val="22"/>
          </w:rPr>
          <w:t>,</w:t>
        </w:r>
      </w:ins>
      <w:r w:rsidRPr="00B85FB4">
        <w:rPr>
          <w:sz w:val="22"/>
          <w:szCs w:val="22"/>
        </w:rPr>
        <w:t xml:space="preserve"> </w:t>
      </w:r>
      <w:ins w:id="72" w:author="Brian Medeiros" w:date="2021-05-14T11:40:00Z">
        <w:r w:rsidR="00DC7EEC">
          <w:rPr>
            <w:sz w:val="22"/>
            <w:szCs w:val="22"/>
          </w:rPr>
          <w:t>poses a challenge for</w:t>
        </w:r>
      </w:ins>
      <w:ins w:id="73" w:author="Brian Medeiros" w:date="2021-05-14T11:38:00Z">
        <w:r w:rsidR="00DC7EEC">
          <w:rPr>
            <w:sz w:val="22"/>
            <w:szCs w:val="22"/>
          </w:rPr>
          <w:t xml:space="preserve"> representing clouds</w:t>
        </w:r>
      </w:ins>
      <w:ins w:id="74" w:author="Brian Medeiros" w:date="2021-05-14T11:39:00Z">
        <w:r w:rsidR="00DC7EEC">
          <w:rPr>
            <w:sz w:val="22"/>
            <w:szCs w:val="22"/>
          </w:rPr>
          <w:t xml:space="preserve"> and their radiative properties</w:t>
        </w:r>
      </w:ins>
      <w:ins w:id="75" w:author="Brian Medeiros" w:date="2021-05-14T11:38:00Z">
        <w:r w:rsidR="00DC7EEC">
          <w:rPr>
            <w:sz w:val="22"/>
            <w:szCs w:val="22"/>
          </w:rPr>
          <w:t xml:space="preserve"> in climate models</w:t>
        </w:r>
      </w:ins>
      <w:del w:id="76" w:author="Brian Medeiros" w:date="2021-05-14T11:37:00Z">
        <w:r w:rsidRPr="00B85FB4" w:rsidDel="00DC7EEC">
          <w:rPr>
            <w:sz w:val="22"/>
            <w:szCs w:val="22"/>
          </w:rPr>
          <w:delText xml:space="preserve">– which </w:delText>
        </w:r>
        <w:r w:rsidR="00AD3EE6" w:rsidRPr="00B85FB4" w:rsidDel="00DC7EEC">
          <w:rPr>
            <w:sz w:val="22"/>
            <w:szCs w:val="22"/>
          </w:rPr>
          <w:delText>appear at different ratios and at different levels of Earth’s atmosphere all across the planet</w:delText>
        </w:r>
        <w:r w:rsidRPr="00B85FB4" w:rsidDel="00DC7EEC">
          <w:rPr>
            <w:sz w:val="22"/>
            <w:szCs w:val="22"/>
          </w:rPr>
          <w:delText xml:space="preserve">, </w:delText>
        </w:r>
      </w:del>
      <w:del w:id="77" w:author="Brian Medeiros" w:date="2021-05-14T11:39:00Z">
        <w:r w:rsidRPr="00B85FB4" w:rsidDel="00DC7EEC">
          <w:rPr>
            <w:sz w:val="22"/>
            <w:szCs w:val="22"/>
          </w:rPr>
          <w:delText>creating a range of opacities and radiative characteristics</w:delText>
        </w:r>
      </w:del>
      <w:r w:rsidRPr="00B85FB4">
        <w:rPr>
          <w:sz w:val="22"/>
          <w:szCs w:val="22"/>
        </w:rPr>
        <w:t>.</w:t>
      </w:r>
      <w:r w:rsidR="00AD3EE6" w:rsidRPr="00B85FB4">
        <w:rPr>
          <w:sz w:val="22"/>
          <w:szCs w:val="22"/>
        </w:rPr>
        <w:t xml:space="preserve"> </w:t>
      </w:r>
      <w:del w:id="78" w:author="Brian Medeiros" w:date="2021-05-14T11:39:00Z">
        <w:r w:rsidRPr="00B85FB4" w:rsidDel="00DC7EEC">
          <w:rPr>
            <w:sz w:val="22"/>
            <w:szCs w:val="22"/>
          </w:rPr>
          <w:delText xml:space="preserve">The numerous </w:delText>
        </w:r>
      </w:del>
      <w:ins w:id="79" w:author="Benedict, Jim" w:date="2020-05-21T16:20:00Z">
        <w:del w:id="80" w:author="Brian Medeiros" w:date="2021-05-14T11:39:00Z">
          <w:r w:rsidR="0007467A" w:rsidDel="00DC7EEC">
            <w:rPr>
              <w:sz w:val="22"/>
              <w:szCs w:val="22"/>
            </w:rPr>
            <w:delText>wide</w:delText>
          </w:r>
          <w:r w:rsidR="0007467A" w:rsidRPr="00B85FB4" w:rsidDel="00DC7EEC">
            <w:rPr>
              <w:sz w:val="22"/>
              <w:szCs w:val="22"/>
            </w:rPr>
            <w:delText xml:space="preserve"> </w:delText>
          </w:r>
        </w:del>
      </w:ins>
      <w:del w:id="81" w:author="Brian Medeiros" w:date="2021-05-14T11:39:00Z">
        <w:r w:rsidRPr="00B85FB4" w:rsidDel="00DC7EEC">
          <w:rPr>
            <w:sz w:val="22"/>
            <w:szCs w:val="22"/>
          </w:rPr>
          <w:delText xml:space="preserve">combinations </w:delText>
        </w:r>
      </w:del>
      <w:ins w:id="82" w:author="Benedict, Jim" w:date="2020-05-21T16:20:00Z">
        <w:del w:id="83" w:author="Brian Medeiros" w:date="2021-05-14T11:39:00Z">
          <w:r w:rsidR="0007467A" w:rsidDel="00DC7EEC">
            <w:rPr>
              <w:sz w:val="22"/>
              <w:szCs w:val="22"/>
            </w:rPr>
            <w:delText>variety</w:delText>
          </w:r>
          <w:r w:rsidR="0007467A" w:rsidRPr="00B85FB4" w:rsidDel="00DC7EEC">
            <w:rPr>
              <w:sz w:val="22"/>
              <w:szCs w:val="22"/>
            </w:rPr>
            <w:delText xml:space="preserve"> </w:delText>
          </w:r>
        </w:del>
      </w:ins>
      <w:del w:id="84" w:author="Brian Medeiros" w:date="2021-05-14T11:39:00Z">
        <w:r w:rsidRPr="00B85FB4" w:rsidDel="00DC7EEC">
          <w:rPr>
            <w:sz w:val="22"/>
            <w:szCs w:val="22"/>
          </w:rPr>
          <w:delText xml:space="preserve">of cloud characteristics </w:delText>
        </w:r>
        <w:r w:rsidR="00AD3EE6" w:rsidRPr="00B85FB4" w:rsidDel="00DC7EEC">
          <w:rPr>
            <w:sz w:val="22"/>
            <w:szCs w:val="22"/>
          </w:rPr>
          <w:delText xml:space="preserve">depend </w:delText>
        </w:r>
      </w:del>
      <w:ins w:id="85" w:author="Benedict, Jim" w:date="2020-05-21T16:21:00Z">
        <w:del w:id="86" w:author="Brian Medeiros" w:date="2021-05-14T11:39:00Z">
          <w:r w:rsidR="0007467A" w:rsidDel="00DC7EEC">
            <w:rPr>
              <w:sz w:val="22"/>
              <w:szCs w:val="22"/>
            </w:rPr>
            <w:delText xml:space="preserve">in part </w:delText>
          </w:r>
        </w:del>
      </w:ins>
      <w:del w:id="87" w:author="Brian Medeiros" w:date="2021-05-14T11:39:00Z">
        <w:r w:rsidR="00AD3EE6" w:rsidRPr="00B85FB4" w:rsidDel="00DC7EEC">
          <w:rPr>
            <w:sz w:val="22"/>
            <w:szCs w:val="22"/>
          </w:rPr>
          <w:delText>on</w:delText>
        </w:r>
      </w:del>
      <w:ins w:id="88" w:author="Benedict, Jim" w:date="2020-05-21T16:22:00Z">
        <w:del w:id="89" w:author="Brian Medeiros" w:date="2021-05-14T11:39:00Z">
          <w:r w:rsidR="0007467A" w:rsidDel="00DC7EEC">
            <w:rPr>
              <w:sz w:val="22"/>
              <w:szCs w:val="22"/>
            </w:rPr>
            <w:delText xml:space="preserve"> the</w:delText>
          </w:r>
        </w:del>
      </w:ins>
      <w:del w:id="90" w:author="Brian Medeiros" w:date="2021-05-14T11:39:00Z">
        <w:r w:rsidR="00AD3EE6" w:rsidRPr="00B85FB4" w:rsidDel="00DC7EEC">
          <w:rPr>
            <w:sz w:val="22"/>
            <w:szCs w:val="22"/>
          </w:rPr>
          <w:delText xml:space="preserve"> the atmospheric circulation</w:delText>
        </w:r>
      </w:del>
      <w:ins w:id="91" w:author="Benedict, Jim" w:date="2020-05-21T16:22:00Z">
        <w:del w:id="92" w:author="Brian Medeiros" w:date="2021-05-14T11:39:00Z">
          <w:r w:rsidR="0007467A" w:rsidDel="00DC7EEC">
            <w:rPr>
              <w:sz w:val="22"/>
              <w:szCs w:val="22"/>
            </w:rPr>
            <w:delText>structure</w:delText>
          </w:r>
        </w:del>
      </w:ins>
      <w:del w:id="93" w:author="Brian Medeiros" w:date="2021-05-14T11:39:00Z">
        <w:r w:rsidR="00AD3EE6" w:rsidRPr="00B85FB4" w:rsidDel="00DC7EEC">
          <w:rPr>
            <w:sz w:val="22"/>
            <w:szCs w:val="22"/>
          </w:rPr>
          <w:delText xml:space="preserve">, and </w:delText>
        </w:r>
        <w:r w:rsidRPr="00B85FB4" w:rsidDel="00DC7EEC">
          <w:rPr>
            <w:sz w:val="22"/>
            <w:szCs w:val="22"/>
          </w:rPr>
          <w:delText xml:space="preserve">each cloud characteristic </w:delText>
        </w:r>
        <w:r w:rsidR="00AD3EE6" w:rsidRPr="00B85FB4" w:rsidDel="00DC7EEC">
          <w:rPr>
            <w:sz w:val="22"/>
            <w:szCs w:val="22"/>
          </w:rPr>
          <w:delText>h</w:delText>
        </w:r>
        <w:r w:rsidRPr="00B85FB4" w:rsidDel="00DC7EEC">
          <w:rPr>
            <w:sz w:val="22"/>
            <w:szCs w:val="22"/>
          </w:rPr>
          <w:delText>as</w:delText>
        </w:r>
        <w:r w:rsidR="00AD3EE6" w:rsidRPr="00B85FB4" w:rsidDel="00DC7EEC">
          <w:rPr>
            <w:sz w:val="22"/>
            <w:szCs w:val="22"/>
          </w:rPr>
          <w:delText xml:space="preserve"> different radiative properties.</w:delText>
        </w:r>
      </w:del>
    </w:p>
    <w:p w14:paraId="7AA030B1" w14:textId="6E78F7ED" w:rsidR="00AD3EE6" w:rsidRPr="00B85FB4" w:rsidRDefault="00AD3EE6" w:rsidP="0024337B">
      <w:pPr>
        <w:ind w:left="360" w:firstLine="360"/>
        <w:rPr>
          <w:sz w:val="22"/>
          <w:szCs w:val="22"/>
        </w:rPr>
      </w:pPr>
    </w:p>
    <w:p w14:paraId="31CC223B" w14:textId="12106F6D" w:rsidR="00AD3EE6" w:rsidRPr="00B85FB4" w:rsidRDefault="00DC7EEC" w:rsidP="0024337B">
      <w:pPr>
        <w:ind w:left="360" w:firstLine="360"/>
        <w:rPr>
          <w:sz w:val="22"/>
          <w:szCs w:val="22"/>
        </w:rPr>
      </w:pPr>
      <w:ins w:id="94" w:author="Brian Medeiros" w:date="2021-05-14T11:41:00Z">
        <w:r>
          <w:rPr>
            <w:sz w:val="22"/>
            <w:szCs w:val="22"/>
          </w:rPr>
          <w:t>Despite the difficulties in capturing clo</w:t>
        </w:r>
      </w:ins>
      <w:ins w:id="95" w:author="Brian Medeiros" w:date="2021-05-14T11:42:00Z">
        <w:r>
          <w:rPr>
            <w:sz w:val="22"/>
            <w:szCs w:val="22"/>
          </w:rPr>
          <w:t>uds realistically, climate models provide a means of hypothesis testing and exploration in climate science. To ad</w:t>
        </w:r>
      </w:ins>
      <w:ins w:id="96" w:author="Brian Medeiros" w:date="2021-05-14T11:43:00Z">
        <w:r>
          <w:rPr>
            <w:sz w:val="22"/>
            <w:szCs w:val="22"/>
          </w:rPr>
          <w:t xml:space="preserve">vance understanding of cloud effects on climate and to help evaluate climate model fidelity, many methods have been employed to isolate and emphasize the roles that clouds play in the </w:t>
        </w:r>
      </w:ins>
      <w:ins w:id="97" w:author="Brian Medeiros" w:date="2021-05-14T11:44:00Z">
        <w:r>
          <w:rPr>
            <w:sz w:val="22"/>
            <w:szCs w:val="22"/>
          </w:rPr>
          <w:t>system. As noted, one way that clouds impact the system is through the direct coupling between cloud r</w:t>
        </w:r>
      </w:ins>
      <w:ins w:id="98" w:author="Brian Medeiros" w:date="2021-05-14T11:45:00Z">
        <w:r>
          <w:rPr>
            <w:sz w:val="22"/>
            <w:szCs w:val="22"/>
          </w:rPr>
          <w:t>adiative effects and the circulation. The cloud locking method provides a</w:t>
        </w:r>
      </w:ins>
      <w:del w:id="99" w:author="Brian Medeiros" w:date="2021-05-14T11:45:00Z">
        <w:r w:rsidR="00AD3EE6" w:rsidRPr="00B85FB4" w:rsidDel="00DC7EEC">
          <w:rPr>
            <w:sz w:val="22"/>
            <w:szCs w:val="22"/>
          </w:rPr>
          <w:delText>A</w:delText>
        </w:r>
      </w:del>
      <w:r w:rsidR="00AD3EE6" w:rsidRPr="00B85FB4">
        <w:rPr>
          <w:sz w:val="22"/>
          <w:szCs w:val="22"/>
        </w:rPr>
        <w:t xml:space="preserve"> way to separate cloud</w:t>
      </w:r>
      <w:del w:id="100" w:author="Benedict, Jim" w:date="2020-05-21T16:22:00Z">
        <w:r w:rsidR="00AD3EE6" w:rsidRPr="00B85FB4" w:rsidDel="0007467A">
          <w:rPr>
            <w:sz w:val="22"/>
            <w:szCs w:val="22"/>
          </w:rPr>
          <w:delText>s’</w:delText>
        </w:r>
      </w:del>
      <w:del w:id="101" w:author="Benedict, Jim" w:date="2020-05-21T16:23:00Z">
        <w:r w:rsidR="00AD3EE6" w:rsidRPr="00B85FB4" w:rsidDel="0007467A">
          <w:rPr>
            <w:sz w:val="22"/>
            <w:szCs w:val="22"/>
          </w:rPr>
          <w:delText xml:space="preserve"> </w:delText>
        </w:r>
      </w:del>
      <w:ins w:id="102" w:author="Benedict, Jim" w:date="2020-05-21T16:23:00Z">
        <w:r w:rsidR="0007467A">
          <w:rPr>
            <w:sz w:val="22"/>
            <w:szCs w:val="22"/>
          </w:rPr>
          <w:t>-</w:t>
        </w:r>
      </w:ins>
      <w:r w:rsidR="00AD3EE6" w:rsidRPr="00B85FB4">
        <w:rPr>
          <w:sz w:val="22"/>
          <w:szCs w:val="22"/>
        </w:rPr>
        <w:t xml:space="preserve">radiative feedbacks from circulation </w:t>
      </w:r>
      <w:del w:id="103" w:author="Brian Medeiros" w:date="2021-05-14T11:45:00Z">
        <w:r w:rsidR="00AD3EE6" w:rsidRPr="00B85FB4" w:rsidDel="00DC7EEC">
          <w:rPr>
            <w:sz w:val="22"/>
            <w:szCs w:val="22"/>
          </w:rPr>
          <w:delText>is to</w:delText>
        </w:r>
      </w:del>
      <w:ins w:id="104" w:author="Brian Medeiros" w:date="2021-05-14T11:45:00Z">
        <w:r>
          <w:rPr>
            <w:sz w:val="22"/>
            <w:szCs w:val="22"/>
          </w:rPr>
          <w:t>by</w:t>
        </w:r>
      </w:ins>
      <w:r w:rsidR="00AD3EE6" w:rsidRPr="00B85FB4">
        <w:rPr>
          <w:sz w:val="22"/>
          <w:szCs w:val="22"/>
        </w:rPr>
        <w:t xml:space="preserve"> </w:t>
      </w:r>
      <w:del w:id="105" w:author="Brian Medeiros" w:date="2021-05-14T11:46:00Z">
        <w:r w:rsidR="00AD3EE6" w:rsidRPr="00B85FB4" w:rsidDel="00DC7EEC">
          <w:rPr>
            <w:sz w:val="22"/>
            <w:szCs w:val="22"/>
          </w:rPr>
          <w:delText xml:space="preserve">separate </w:delText>
        </w:r>
        <w:commentRangeStart w:id="106"/>
        <w:r w:rsidR="00AD3EE6" w:rsidRPr="00B85FB4" w:rsidDel="00DC7EEC">
          <w:rPr>
            <w:sz w:val="22"/>
            <w:szCs w:val="22"/>
          </w:rPr>
          <w:delText>the evolution of the cloud from that of the climate system</w:delText>
        </w:r>
        <w:commentRangeEnd w:id="106"/>
        <w:r w:rsidR="0007467A" w:rsidDel="00DC7EEC">
          <w:rPr>
            <w:rStyle w:val="CommentReference"/>
          </w:rPr>
          <w:commentReference w:id="106"/>
        </w:r>
        <w:r w:rsidR="00AD3EE6" w:rsidRPr="00B85FB4" w:rsidDel="00DC7EEC">
          <w:rPr>
            <w:sz w:val="22"/>
            <w:szCs w:val="22"/>
          </w:rPr>
          <w:delText xml:space="preserve">. What if we could </w:delText>
        </w:r>
      </w:del>
      <w:r w:rsidR="001A06F1" w:rsidRPr="00B85FB4">
        <w:rPr>
          <w:sz w:val="22"/>
          <w:szCs w:val="22"/>
        </w:rPr>
        <w:t>break</w:t>
      </w:r>
      <w:ins w:id="107" w:author="Brian Medeiros" w:date="2021-05-14T11:46:00Z">
        <w:r>
          <w:rPr>
            <w:sz w:val="22"/>
            <w:szCs w:val="22"/>
          </w:rPr>
          <w:t>ing</w:t>
        </w:r>
      </w:ins>
      <w:r w:rsidR="001A06F1" w:rsidRPr="00B85FB4">
        <w:rPr>
          <w:sz w:val="22"/>
          <w:szCs w:val="22"/>
        </w:rPr>
        <w:t xml:space="preserve"> th</w:t>
      </w:r>
      <w:ins w:id="108" w:author="Brian Medeiros" w:date="2021-05-14T11:46:00Z">
        <w:r>
          <w:rPr>
            <w:sz w:val="22"/>
            <w:szCs w:val="22"/>
          </w:rPr>
          <w:t>at</w:t>
        </w:r>
      </w:ins>
      <w:del w:id="109" w:author="Brian Medeiros" w:date="2021-05-14T11:46:00Z">
        <w:r w:rsidR="001A06F1" w:rsidRPr="00B85FB4" w:rsidDel="00DC7EEC">
          <w:rPr>
            <w:sz w:val="22"/>
            <w:szCs w:val="22"/>
          </w:rPr>
          <w:delText>e</w:delText>
        </w:r>
      </w:del>
      <w:r w:rsidR="001A06F1" w:rsidRPr="00B85FB4">
        <w:rPr>
          <w:sz w:val="22"/>
          <w:szCs w:val="22"/>
        </w:rPr>
        <w:t xml:space="preserve"> feedback</w:t>
      </w:r>
      <w:ins w:id="110" w:author="Brian Medeiros" w:date="2021-05-14T11:46:00Z">
        <w:r>
          <w:rPr>
            <w:sz w:val="22"/>
            <w:szCs w:val="22"/>
          </w:rPr>
          <w:t>.</w:t>
        </w:r>
      </w:ins>
      <w:del w:id="111" w:author="Brian Medeiros" w:date="2021-05-14T11:46:00Z">
        <w:r w:rsidR="001A06F1" w:rsidRPr="00B85FB4" w:rsidDel="00DC7EEC">
          <w:rPr>
            <w:sz w:val="22"/>
            <w:szCs w:val="22"/>
          </w:rPr>
          <w:delText xml:space="preserve">, i.e., </w:delText>
        </w:r>
        <w:commentRangeStart w:id="112"/>
        <w:r w:rsidR="00AD3EE6" w:rsidRPr="00B85FB4" w:rsidDel="00DC7EEC">
          <w:rPr>
            <w:sz w:val="22"/>
            <w:szCs w:val="22"/>
          </w:rPr>
          <w:delText xml:space="preserve">maintain clouds’ average impact on Earth’s radiative balance, </w:delText>
        </w:r>
        <w:r w:rsidR="001A06F1" w:rsidRPr="00B85FB4" w:rsidDel="00DC7EEC">
          <w:rPr>
            <w:sz w:val="22"/>
            <w:szCs w:val="22"/>
          </w:rPr>
          <w:delText>and</w:delText>
        </w:r>
        <w:r w:rsidR="00AD3EE6" w:rsidRPr="00B85FB4" w:rsidDel="00DC7EEC">
          <w:rPr>
            <w:sz w:val="22"/>
            <w:szCs w:val="22"/>
          </w:rPr>
          <w:delText xml:space="preserve"> prevent clouds from </w:delText>
        </w:r>
        <w:r w:rsidR="001A06F1" w:rsidRPr="00B85FB4" w:rsidDel="00DC7EEC">
          <w:rPr>
            <w:sz w:val="22"/>
            <w:szCs w:val="22"/>
          </w:rPr>
          <w:delText>radiatively responding to climate changes</w:delText>
        </w:r>
        <w:commentRangeEnd w:id="112"/>
        <w:r w:rsidR="00245D24" w:rsidDel="00DC7EEC">
          <w:rPr>
            <w:rStyle w:val="CommentReference"/>
          </w:rPr>
          <w:commentReference w:id="112"/>
        </w:r>
        <w:r w:rsidR="00AD3EE6" w:rsidRPr="00B85FB4" w:rsidDel="00DC7EEC">
          <w:rPr>
            <w:sz w:val="22"/>
            <w:szCs w:val="22"/>
          </w:rPr>
          <w:delText xml:space="preserve">? </w:delText>
        </w:r>
        <w:r w:rsidR="00166D75" w:rsidDel="00DC7EEC">
          <w:rPr>
            <w:b/>
            <w:bCs/>
            <w:i/>
            <w:iCs/>
            <w:sz w:val="22"/>
            <w:szCs w:val="22"/>
          </w:rPr>
          <w:delText>Cloud locking</w:delText>
        </w:r>
        <w:r w:rsidR="001A06F1" w:rsidRPr="00B85FB4" w:rsidDel="00DC7EEC">
          <w:rPr>
            <w:b/>
            <w:bCs/>
            <w:i/>
            <w:iCs/>
            <w:sz w:val="22"/>
            <w:szCs w:val="22"/>
          </w:rPr>
          <w:delText xml:space="preserve"> allows us to do just that</w:delText>
        </w:r>
        <w:r w:rsidR="00AD3EE6" w:rsidRPr="00B85FB4" w:rsidDel="00DC7EEC">
          <w:rPr>
            <w:sz w:val="22"/>
            <w:szCs w:val="22"/>
          </w:rPr>
          <w:delText>.</w:delText>
        </w:r>
      </w:del>
    </w:p>
    <w:p w14:paraId="0C77DC13" w14:textId="6D428EC7" w:rsidR="00AD3EE6" w:rsidRPr="00B85FB4" w:rsidRDefault="00AD3EE6" w:rsidP="0024337B">
      <w:pPr>
        <w:ind w:left="360" w:firstLine="360"/>
        <w:rPr>
          <w:sz w:val="22"/>
          <w:szCs w:val="22"/>
        </w:rPr>
      </w:pPr>
    </w:p>
    <w:p w14:paraId="2D6C6C3E" w14:textId="7CB4EB79" w:rsidR="00AD3EE6" w:rsidRPr="00B85FB4" w:rsidRDefault="00166D75" w:rsidP="0024337B">
      <w:pPr>
        <w:ind w:left="360" w:firstLine="360"/>
        <w:rPr>
          <w:sz w:val="22"/>
          <w:szCs w:val="22"/>
        </w:rPr>
      </w:pPr>
      <w:r>
        <w:rPr>
          <w:sz w:val="22"/>
          <w:szCs w:val="22"/>
        </w:rPr>
        <w:t>Cloud locking</w:t>
      </w:r>
      <w:r w:rsidR="00AD3EE6" w:rsidRPr="00B85FB4">
        <w:rPr>
          <w:sz w:val="22"/>
          <w:szCs w:val="22"/>
        </w:rPr>
        <w:t xml:space="preserve"> prescribes cloud</w:t>
      </w:r>
      <w:ins w:id="113" w:author="Benedict, Jim" w:date="2020-05-21T16:28:00Z">
        <w:r w:rsidR="00245D24">
          <w:rPr>
            <w:sz w:val="22"/>
            <w:szCs w:val="22"/>
          </w:rPr>
          <w:t xml:space="preserve"> properties</w:t>
        </w:r>
      </w:ins>
      <w:del w:id="114" w:author="Benedict, Jim" w:date="2020-05-21T16:28:00Z">
        <w:r w:rsidR="00AD3EE6" w:rsidRPr="00B85FB4" w:rsidDel="00245D24">
          <w:rPr>
            <w:sz w:val="22"/>
            <w:szCs w:val="22"/>
          </w:rPr>
          <w:delText>s</w:delText>
        </w:r>
      </w:del>
      <w:r w:rsidR="00AD3EE6" w:rsidRPr="00B85FB4">
        <w:rPr>
          <w:sz w:val="22"/>
          <w:szCs w:val="22"/>
        </w:rPr>
        <w:t xml:space="preserve"> </w:t>
      </w:r>
      <w:del w:id="115" w:author="Benedict, Jim" w:date="2020-05-21T16:28:00Z">
        <w:r w:rsidR="00AD3EE6" w:rsidRPr="00B85FB4" w:rsidDel="00245D24">
          <w:rPr>
            <w:sz w:val="22"/>
            <w:szCs w:val="22"/>
          </w:rPr>
          <w:delText xml:space="preserve">in </w:delText>
        </w:r>
      </w:del>
      <w:ins w:id="116" w:author="Benedict, Jim" w:date="2020-05-21T16:28:00Z">
        <w:r w:rsidR="00245D24">
          <w:rPr>
            <w:sz w:val="22"/>
            <w:szCs w:val="22"/>
          </w:rPr>
          <w:t>used as inputs to</w:t>
        </w:r>
        <w:r w:rsidR="00245D24" w:rsidRPr="00B85FB4">
          <w:rPr>
            <w:sz w:val="22"/>
            <w:szCs w:val="22"/>
          </w:rPr>
          <w:t xml:space="preserve"> </w:t>
        </w:r>
      </w:ins>
      <w:r w:rsidR="00AD3EE6" w:rsidRPr="00B85FB4">
        <w:rPr>
          <w:sz w:val="22"/>
          <w:szCs w:val="22"/>
        </w:rPr>
        <w:t xml:space="preserve">the radiation module of a given atmospheric model, essentially prescribing cloud </w:t>
      </w:r>
      <w:del w:id="117" w:author="Benedict, Jim" w:date="2020-05-21T16:29:00Z">
        <w:r w:rsidR="00AD3EE6" w:rsidRPr="00B85FB4" w:rsidDel="00245D24">
          <w:rPr>
            <w:sz w:val="22"/>
            <w:szCs w:val="22"/>
          </w:rPr>
          <w:delText xml:space="preserve">atmospheric </w:delText>
        </w:r>
      </w:del>
      <w:r w:rsidR="00AD3EE6" w:rsidRPr="00B85FB4">
        <w:rPr>
          <w:sz w:val="22"/>
          <w:szCs w:val="22"/>
        </w:rPr>
        <w:t xml:space="preserve">radiative heating rates. As a result, the climate can evolve and produce some cloud </w:t>
      </w:r>
      <w:r w:rsidR="001A06F1" w:rsidRPr="00B85FB4">
        <w:rPr>
          <w:sz w:val="22"/>
          <w:szCs w:val="22"/>
        </w:rPr>
        <w:t>changes</w:t>
      </w:r>
      <w:r w:rsidR="00AD3EE6" w:rsidRPr="00B85FB4">
        <w:rPr>
          <w:sz w:val="22"/>
          <w:szCs w:val="22"/>
        </w:rPr>
        <w:t>, but</w:t>
      </w:r>
      <w:r w:rsidR="001A06F1" w:rsidRPr="00B85FB4">
        <w:rPr>
          <w:sz w:val="22"/>
          <w:szCs w:val="22"/>
        </w:rPr>
        <w:t xml:space="preserve"> </w:t>
      </w:r>
      <w:ins w:id="118" w:author="Brian Medeiros" w:date="2021-05-14T11:47:00Z">
        <w:r w:rsidR="00324720">
          <w:rPr>
            <w:sz w:val="22"/>
            <w:szCs w:val="22"/>
          </w:rPr>
          <w:t xml:space="preserve">independent </w:t>
        </w:r>
      </w:ins>
      <w:r w:rsidR="00AD3EE6" w:rsidRPr="00B85FB4">
        <w:rPr>
          <w:sz w:val="22"/>
          <w:szCs w:val="22"/>
        </w:rPr>
        <w:t>cloud</w:t>
      </w:r>
      <w:del w:id="119" w:author="Brian Medeiros" w:date="2021-05-14T11:47:00Z">
        <w:r w:rsidR="001A06F1" w:rsidRPr="00B85FB4" w:rsidDel="00324720">
          <w:rPr>
            <w:sz w:val="22"/>
            <w:szCs w:val="22"/>
          </w:rPr>
          <w:delText>s</w:delText>
        </w:r>
      </w:del>
      <w:r w:rsidR="001A06F1" w:rsidRPr="00B85FB4">
        <w:rPr>
          <w:sz w:val="22"/>
          <w:szCs w:val="22"/>
        </w:rPr>
        <w:t xml:space="preserve"> </w:t>
      </w:r>
      <w:ins w:id="120" w:author="Benedict, Jim" w:date="2020-05-21T16:29:00Z">
        <w:r w:rsidR="00245D24">
          <w:rPr>
            <w:sz w:val="22"/>
            <w:szCs w:val="22"/>
          </w:rPr>
          <w:t xml:space="preserve">properties </w:t>
        </w:r>
      </w:ins>
      <w:del w:id="121" w:author="Brian Medeiros" w:date="2021-05-14T11:47:00Z">
        <w:r w:rsidR="00AD3EE6" w:rsidRPr="00B85FB4" w:rsidDel="00324720">
          <w:rPr>
            <w:sz w:val="22"/>
            <w:szCs w:val="22"/>
          </w:rPr>
          <w:delText xml:space="preserve">from </w:delText>
        </w:r>
        <w:r w:rsidR="001A06F1" w:rsidRPr="00B85FB4" w:rsidDel="00324720">
          <w:rPr>
            <w:sz w:val="22"/>
            <w:szCs w:val="22"/>
          </w:rPr>
          <w:delText>a</w:delText>
        </w:r>
        <w:r w:rsidR="00AD3EE6" w:rsidRPr="00B85FB4" w:rsidDel="00324720">
          <w:rPr>
            <w:sz w:val="22"/>
            <w:szCs w:val="22"/>
          </w:rPr>
          <w:delText xml:space="preserve"> file </w:delText>
        </w:r>
      </w:del>
      <w:r w:rsidR="001A06F1" w:rsidRPr="00B85FB4">
        <w:rPr>
          <w:sz w:val="22"/>
          <w:szCs w:val="22"/>
        </w:rPr>
        <w:t>are used</w:t>
      </w:r>
      <w:r w:rsidR="00756075" w:rsidRPr="00B85FB4">
        <w:rPr>
          <w:sz w:val="22"/>
          <w:szCs w:val="22"/>
        </w:rPr>
        <w:t xml:space="preserve"> to</w:t>
      </w:r>
      <w:r w:rsidR="00AD3EE6" w:rsidRPr="00B85FB4">
        <w:rPr>
          <w:sz w:val="22"/>
          <w:szCs w:val="22"/>
        </w:rPr>
        <w:t xml:space="preserve"> determine the </w:t>
      </w:r>
      <w:del w:id="122" w:author="Brian Medeiros" w:date="2021-05-14T11:47:00Z">
        <w:r w:rsidR="00AD3EE6" w:rsidRPr="00B85FB4" w:rsidDel="00324720">
          <w:rPr>
            <w:sz w:val="22"/>
            <w:szCs w:val="22"/>
          </w:rPr>
          <w:delText xml:space="preserve">clouds’ </w:delText>
        </w:r>
      </w:del>
      <w:r w:rsidR="00AD3EE6" w:rsidRPr="00B85FB4">
        <w:rPr>
          <w:sz w:val="22"/>
          <w:szCs w:val="22"/>
        </w:rPr>
        <w:t xml:space="preserve">radiative effect on atmospheric </w:t>
      </w:r>
      <w:commentRangeStart w:id="123"/>
      <w:r w:rsidR="00AD3EE6" w:rsidRPr="00B85FB4">
        <w:rPr>
          <w:sz w:val="22"/>
          <w:szCs w:val="22"/>
        </w:rPr>
        <w:t>circulation</w:t>
      </w:r>
      <w:del w:id="124" w:author="Brian Medeiros" w:date="2021-05-14T11:48:00Z">
        <w:r w:rsidR="00AD3EE6" w:rsidRPr="00B85FB4" w:rsidDel="00324720">
          <w:rPr>
            <w:sz w:val="22"/>
            <w:szCs w:val="22"/>
          </w:rPr>
          <w:delText>, precipitation, and atmospheric and surface temperatures</w:delText>
        </w:r>
      </w:del>
      <w:commentRangeEnd w:id="123"/>
      <w:r w:rsidR="00324720">
        <w:rPr>
          <w:rStyle w:val="CommentReference"/>
        </w:rPr>
        <w:commentReference w:id="123"/>
      </w:r>
      <w:r w:rsidR="001A06F1" w:rsidRPr="00B85FB4">
        <w:rPr>
          <w:sz w:val="22"/>
          <w:szCs w:val="22"/>
        </w:rPr>
        <w:t xml:space="preserve"> rather than the predicted cloud fields</w:t>
      </w:r>
      <w:r w:rsidR="00AD3EE6" w:rsidRPr="00B85FB4">
        <w:rPr>
          <w:sz w:val="22"/>
          <w:szCs w:val="22"/>
        </w:rPr>
        <w:t>.</w:t>
      </w:r>
    </w:p>
    <w:p w14:paraId="0E4AEAB6" w14:textId="6B1AF153" w:rsidR="00AD3EE6" w:rsidRPr="00B85FB4" w:rsidRDefault="00AD3EE6" w:rsidP="0024337B">
      <w:pPr>
        <w:ind w:left="360" w:firstLine="360"/>
        <w:rPr>
          <w:sz w:val="22"/>
          <w:szCs w:val="22"/>
        </w:rPr>
      </w:pPr>
    </w:p>
    <w:p w14:paraId="03A8F99D" w14:textId="7EFE1EF3" w:rsidR="00AD3EE6" w:rsidRPr="00B85FB4" w:rsidRDefault="00AD3EE6" w:rsidP="0024337B">
      <w:pPr>
        <w:ind w:left="360" w:firstLine="360"/>
        <w:rPr>
          <w:sz w:val="22"/>
          <w:szCs w:val="22"/>
        </w:rPr>
      </w:pPr>
      <w:commentRangeStart w:id="125"/>
      <w:r w:rsidRPr="00B85FB4">
        <w:rPr>
          <w:sz w:val="22"/>
          <w:szCs w:val="22"/>
        </w:rPr>
        <w:lastRenderedPageBreak/>
        <w:t xml:space="preserve">For </w:t>
      </w:r>
      <w:proofErr w:type="gramStart"/>
      <w:r w:rsidRPr="00B85FB4">
        <w:rPr>
          <w:sz w:val="22"/>
          <w:szCs w:val="22"/>
        </w:rPr>
        <w:t>example</w:t>
      </w:r>
      <w:commentRangeEnd w:id="125"/>
      <w:proofErr w:type="gramEnd"/>
      <w:r w:rsidR="00245D24">
        <w:rPr>
          <w:rStyle w:val="CommentReference"/>
        </w:rPr>
        <w:commentReference w:id="125"/>
      </w:r>
      <w:r w:rsidRPr="00B85FB4">
        <w:rPr>
          <w:sz w:val="22"/>
          <w:szCs w:val="22"/>
        </w:rPr>
        <w:t xml:space="preserve">, in a </w:t>
      </w:r>
      <w:r w:rsidR="00166D75">
        <w:rPr>
          <w:sz w:val="22"/>
          <w:szCs w:val="22"/>
        </w:rPr>
        <w:t>cloud locking</w:t>
      </w:r>
      <w:r w:rsidRPr="00B85FB4">
        <w:rPr>
          <w:sz w:val="22"/>
          <w:szCs w:val="22"/>
        </w:rPr>
        <w:t xml:space="preserve"> experiment, wind may</w:t>
      </w:r>
      <w:r w:rsidR="008B6798" w:rsidRPr="00B85FB4">
        <w:rPr>
          <w:sz w:val="22"/>
          <w:szCs w:val="22"/>
        </w:rPr>
        <w:t xml:space="preserve"> carry some cloud over to a new </w:t>
      </w:r>
      <w:proofErr w:type="spellStart"/>
      <w:r w:rsidR="008B6798" w:rsidRPr="00B85FB4">
        <w:rPr>
          <w:sz w:val="22"/>
          <w:szCs w:val="22"/>
        </w:rPr>
        <w:t>gridbox</w:t>
      </w:r>
      <w:proofErr w:type="spellEnd"/>
      <w:r w:rsidR="008B6798" w:rsidRPr="00B85FB4">
        <w:rPr>
          <w:sz w:val="22"/>
          <w:szCs w:val="22"/>
        </w:rPr>
        <w:t xml:space="preserve">. That cloud may precipitate. But, when it’s time for the model to calculate that cloud’s radiative properties, the model grabs the cloud for that </w:t>
      </w:r>
      <w:proofErr w:type="spellStart"/>
      <w:r w:rsidR="008B6798" w:rsidRPr="00B85FB4">
        <w:rPr>
          <w:sz w:val="22"/>
          <w:szCs w:val="22"/>
        </w:rPr>
        <w:t>gridbox</w:t>
      </w:r>
      <w:proofErr w:type="spellEnd"/>
      <w:r w:rsidR="008B6798" w:rsidRPr="00B85FB4">
        <w:rPr>
          <w:sz w:val="22"/>
          <w:szCs w:val="22"/>
        </w:rPr>
        <w:t xml:space="preserve"> from a file, rather than using the predicted cloud. That file’s cloud may actually be </w:t>
      </w:r>
      <w:proofErr w:type="gramStart"/>
      <w:r w:rsidR="008B6798" w:rsidRPr="00B85FB4">
        <w:rPr>
          <w:sz w:val="22"/>
          <w:szCs w:val="22"/>
        </w:rPr>
        <w:t>clear</w:t>
      </w:r>
      <w:r w:rsidR="00B04390">
        <w:rPr>
          <w:sz w:val="22"/>
          <w:szCs w:val="22"/>
        </w:rPr>
        <w:t>-</w:t>
      </w:r>
      <w:r w:rsidR="008B6798" w:rsidRPr="00B85FB4">
        <w:rPr>
          <w:sz w:val="22"/>
          <w:szCs w:val="22"/>
        </w:rPr>
        <w:t>sky</w:t>
      </w:r>
      <w:proofErr w:type="gramEnd"/>
      <w:r w:rsidR="008B6798" w:rsidRPr="00B85FB4">
        <w:rPr>
          <w:sz w:val="22"/>
          <w:szCs w:val="22"/>
        </w:rPr>
        <w:t xml:space="preserve">. </w:t>
      </w:r>
      <w:r w:rsidR="00820732" w:rsidRPr="00B85FB4">
        <w:rPr>
          <w:sz w:val="22"/>
          <w:szCs w:val="22"/>
        </w:rPr>
        <w:t xml:space="preserve">That particular </w:t>
      </w:r>
      <w:proofErr w:type="spellStart"/>
      <w:r w:rsidR="00820732" w:rsidRPr="00B85FB4">
        <w:rPr>
          <w:sz w:val="22"/>
          <w:szCs w:val="22"/>
        </w:rPr>
        <w:t>gridbox</w:t>
      </w:r>
      <w:proofErr w:type="spellEnd"/>
      <w:r w:rsidR="00820732" w:rsidRPr="00B85FB4">
        <w:rPr>
          <w:sz w:val="22"/>
          <w:szCs w:val="22"/>
        </w:rPr>
        <w:t xml:space="preserve"> cloud</w:t>
      </w:r>
      <w:r w:rsidR="008B6798" w:rsidRPr="00B85FB4">
        <w:rPr>
          <w:sz w:val="22"/>
          <w:szCs w:val="22"/>
        </w:rPr>
        <w:t xml:space="preserve"> could contain less liquid and more ice or have less cloud fraction</w:t>
      </w:r>
      <w:r w:rsidR="006E2FB4" w:rsidRPr="00B85FB4">
        <w:rPr>
          <w:sz w:val="22"/>
          <w:szCs w:val="22"/>
        </w:rPr>
        <w:t xml:space="preserve"> than the predicted clou</w:t>
      </w:r>
      <w:r w:rsidR="00477CF3" w:rsidRPr="00B85FB4">
        <w:rPr>
          <w:sz w:val="22"/>
          <w:szCs w:val="22"/>
        </w:rPr>
        <w:t>d</w:t>
      </w:r>
      <w:r w:rsidR="008B6798" w:rsidRPr="00B85FB4">
        <w:rPr>
          <w:sz w:val="22"/>
          <w:szCs w:val="22"/>
        </w:rPr>
        <w:t xml:space="preserve">. In any case, the </w:t>
      </w:r>
      <w:r w:rsidR="00477CF3" w:rsidRPr="00B85FB4">
        <w:rPr>
          <w:sz w:val="22"/>
          <w:szCs w:val="22"/>
        </w:rPr>
        <w:t xml:space="preserve">resulting </w:t>
      </w:r>
      <w:r w:rsidR="008B6798" w:rsidRPr="00B85FB4">
        <w:rPr>
          <w:sz w:val="22"/>
          <w:szCs w:val="22"/>
        </w:rPr>
        <w:t>cloud radiative forcing and associated heating rates</w:t>
      </w:r>
      <w:r w:rsidR="00477CF3" w:rsidRPr="00B85FB4">
        <w:rPr>
          <w:sz w:val="22"/>
          <w:szCs w:val="22"/>
        </w:rPr>
        <w:t xml:space="preserve"> would be different from the predicted clouds, </w:t>
      </w:r>
      <w:r w:rsidR="00710881" w:rsidRPr="00B85FB4">
        <w:rPr>
          <w:sz w:val="22"/>
          <w:szCs w:val="22"/>
        </w:rPr>
        <w:t xml:space="preserve">ultimately radiatively </w:t>
      </w:r>
      <w:r w:rsidR="008B6798" w:rsidRPr="00B85FB4">
        <w:rPr>
          <w:sz w:val="22"/>
          <w:szCs w:val="22"/>
        </w:rPr>
        <w:t>decoupl</w:t>
      </w:r>
      <w:r w:rsidR="00710881" w:rsidRPr="00B85FB4">
        <w:rPr>
          <w:sz w:val="22"/>
          <w:szCs w:val="22"/>
        </w:rPr>
        <w:t>ing clouds</w:t>
      </w:r>
      <w:r w:rsidR="008B6798" w:rsidRPr="00B85FB4">
        <w:rPr>
          <w:sz w:val="22"/>
          <w:szCs w:val="22"/>
        </w:rPr>
        <w:t xml:space="preserve"> from the evolving climate system.</w:t>
      </w:r>
    </w:p>
    <w:p w14:paraId="03C82726" w14:textId="77777777" w:rsidR="00756075" w:rsidRPr="00AD3EE6" w:rsidRDefault="00756075" w:rsidP="0024337B">
      <w:pPr>
        <w:ind w:left="360" w:firstLine="360"/>
      </w:pPr>
    </w:p>
    <w:p w14:paraId="63B1D595" w14:textId="77777777" w:rsidR="00AD3EE6" w:rsidRDefault="00AD3EE6" w:rsidP="0024337B">
      <w:pPr>
        <w:ind w:left="360"/>
      </w:pPr>
    </w:p>
    <w:p w14:paraId="03AA97FB" w14:textId="046D48A4" w:rsidR="005706D5" w:rsidRDefault="00955691" w:rsidP="0024337B">
      <w:r w:rsidRPr="00955691">
        <w:rPr>
          <w:noProof/>
        </w:rPr>
        <w:drawing>
          <wp:inline distT="0" distB="0" distL="0" distR="0" wp14:anchorId="6F886995" wp14:editId="790711B1">
            <wp:extent cx="6436707" cy="4610910"/>
            <wp:effectExtent l="0" t="0" r="0" b="0"/>
            <wp:docPr id="4" name="Picture 3">
              <a:extLst xmlns:a="http://schemas.openxmlformats.org/drawingml/2006/main">
                <a:ext uri="{FF2B5EF4-FFF2-40B4-BE49-F238E27FC236}">
                  <a16:creationId xmlns:a16="http://schemas.microsoft.com/office/drawing/2014/main" id="{A8BF447D-F72D-7746-9B02-376F6BB2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BF447D-F72D-7746-9B02-376F6BB2A6D5}"/>
                        </a:ext>
                      </a:extLst>
                    </pic:cNvPr>
                    <pic:cNvPicPr>
                      <a:picLocks noChangeAspect="1"/>
                    </pic:cNvPicPr>
                  </pic:nvPicPr>
                  <pic:blipFill>
                    <a:blip r:embed="rId13"/>
                    <a:stretch>
                      <a:fillRect/>
                    </a:stretch>
                  </pic:blipFill>
                  <pic:spPr>
                    <a:xfrm>
                      <a:off x="0" y="0"/>
                      <a:ext cx="6446755" cy="4618108"/>
                    </a:xfrm>
                    <a:prstGeom prst="rect">
                      <a:avLst/>
                    </a:prstGeom>
                    <a:ln>
                      <a:noFill/>
                    </a:ln>
                  </pic:spPr>
                </pic:pic>
              </a:graphicData>
            </a:graphic>
          </wp:inline>
        </w:drawing>
      </w:r>
    </w:p>
    <w:p w14:paraId="4234A025" w14:textId="77777777" w:rsidR="00955691" w:rsidRDefault="00955691" w:rsidP="0024337B"/>
    <w:p w14:paraId="6ADCBDB9" w14:textId="32F96B40" w:rsidR="007646F3" w:rsidRDefault="007646F3" w:rsidP="0024337B"/>
    <w:p w14:paraId="25944BE5" w14:textId="77777777" w:rsidR="00AD3EE6" w:rsidRDefault="00AD3EE6" w:rsidP="0024337B"/>
    <w:p w14:paraId="0587646E" w14:textId="0B02F714" w:rsidR="00407F64" w:rsidRPr="00E03843" w:rsidRDefault="00564239" w:rsidP="0024337B">
      <w:pPr>
        <w:rPr>
          <w:b/>
          <w:bCs/>
          <w:sz w:val="28"/>
          <w:szCs w:val="28"/>
        </w:rPr>
      </w:pPr>
      <w:r w:rsidRPr="00E03843">
        <w:rPr>
          <w:b/>
          <w:bCs/>
          <w:sz w:val="28"/>
          <w:szCs w:val="28"/>
        </w:rPr>
        <w:br w:type="column"/>
      </w:r>
      <w:r w:rsidRPr="00E03843">
        <w:rPr>
          <w:b/>
          <w:bCs/>
          <w:sz w:val="28"/>
          <w:szCs w:val="28"/>
        </w:rPr>
        <w:lastRenderedPageBreak/>
        <w:t xml:space="preserve">Different methods of </w:t>
      </w:r>
      <w:r w:rsidR="00166D75">
        <w:rPr>
          <w:b/>
          <w:bCs/>
          <w:sz w:val="28"/>
          <w:szCs w:val="28"/>
        </w:rPr>
        <w:t>cloud locking</w:t>
      </w:r>
      <w:r w:rsidRPr="00E03843">
        <w:rPr>
          <w:b/>
          <w:bCs/>
          <w:sz w:val="28"/>
          <w:szCs w:val="28"/>
        </w:rPr>
        <w:t>: repeating years</w:t>
      </w:r>
      <w:r w:rsidR="00A235B6" w:rsidRPr="00E03843">
        <w:rPr>
          <w:b/>
          <w:bCs/>
          <w:sz w:val="28"/>
          <w:szCs w:val="28"/>
        </w:rPr>
        <w:t xml:space="preserve"> versus shuffling</w:t>
      </w:r>
    </w:p>
    <w:p w14:paraId="36C5387C" w14:textId="77777777" w:rsidR="003F443F" w:rsidRPr="00564239" w:rsidRDefault="003F443F" w:rsidP="0024337B">
      <w:pPr>
        <w:rPr>
          <w:b/>
          <w:bCs/>
        </w:rPr>
      </w:pPr>
    </w:p>
    <w:tbl>
      <w:tblPr>
        <w:tblStyle w:val="TableGrid"/>
        <w:tblW w:w="945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95"/>
        <w:gridCol w:w="3150"/>
        <w:gridCol w:w="3605"/>
      </w:tblGrid>
      <w:tr w:rsidR="004B1EB9" w:rsidRPr="008056AF" w14:paraId="3725F675" w14:textId="77777777" w:rsidTr="005D5652">
        <w:tc>
          <w:tcPr>
            <w:tcW w:w="2695" w:type="dxa"/>
            <w:shd w:val="clear" w:color="auto" w:fill="D0CECE" w:themeFill="background2" w:themeFillShade="E6"/>
          </w:tcPr>
          <w:p w14:paraId="61DBB7E4" w14:textId="0E331F9B" w:rsidR="003F443F" w:rsidRPr="008056AF" w:rsidRDefault="003F443F" w:rsidP="0024337B">
            <w:pPr>
              <w:rPr>
                <w:sz w:val="22"/>
                <w:szCs w:val="22"/>
              </w:rPr>
            </w:pPr>
          </w:p>
        </w:tc>
        <w:tc>
          <w:tcPr>
            <w:tcW w:w="3150" w:type="dxa"/>
            <w:shd w:val="clear" w:color="auto" w:fill="D0CECE" w:themeFill="background2" w:themeFillShade="E6"/>
          </w:tcPr>
          <w:p w14:paraId="452A91F3" w14:textId="73F8E31F" w:rsidR="003F443F" w:rsidRPr="008056AF" w:rsidRDefault="003F443F" w:rsidP="005D5652">
            <w:pPr>
              <w:jc w:val="center"/>
              <w:rPr>
                <w:b/>
                <w:bCs/>
                <w:sz w:val="22"/>
                <w:szCs w:val="22"/>
              </w:rPr>
            </w:pPr>
            <w:r w:rsidRPr="008056AF">
              <w:rPr>
                <w:b/>
                <w:bCs/>
                <w:sz w:val="22"/>
                <w:szCs w:val="22"/>
              </w:rPr>
              <w:t>Repeating years in cloud-locked simulation</w:t>
            </w:r>
          </w:p>
        </w:tc>
        <w:tc>
          <w:tcPr>
            <w:tcW w:w="3605" w:type="dxa"/>
            <w:shd w:val="clear" w:color="auto" w:fill="D0CECE" w:themeFill="background2" w:themeFillShade="E6"/>
          </w:tcPr>
          <w:p w14:paraId="0D2DF53E" w14:textId="101EDFD4" w:rsidR="003F443F" w:rsidRPr="008056AF" w:rsidRDefault="003F443F" w:rsidP="005D5652">
            <w:pPr>
              <w:jc w:val="center"/>
              <w:rPr>
                <w:b/>
                <w:bCs/>
                <w:sz w:val="22"/>
                <w:szCs w:val="22"/>
              </w:rPr>
            </w:pPr>
            <w:r w:rsidRPr="008056AF">
              <w:rPr>
                <w:b/>
                <w:bCs/>
                <w:sz w:val="22"/>
                <w:szCs w:val="22"/>
              </w:rPr>
              <w:t>Shuffling years in cloud-locked simulation</w:t>
            </w:r>
          </w:p>
        </w:tc>
      </w:tr>
      <w:tr w:rsidR="003F443F" w:rsidRPr="008056AF" w14:paraId="3D9FD5E0" w14:textId="77777777" w:rsidTr="00820732">
        <w:trPr>
          <w:trHeight w:val="1709"/>
        </w:trPr>
        <w:tc>
          <w:tcPr>
            <w:tcW w:w="2695" w:type="dxa"/>
            <w:shd w:val="clear" w:color="auto" w:fill="E7E6E6" w:themeFill="background2"/>
            <w:vAlign w:val="center"/>
          </w:tcPr>
          <w:p w14:paraId="32FE0E7E" w14:textId="77777777" w:rsidR="003F443F" w:rsidRPr="008056AF" w:rsidRDefault="005C5FDC" w:rsidP="005D5652">
            <w:pPr>
              <w:jc w:val="center"/>
              <w:rPr>
                <w:sz w:val="22"/>
                <w:szCs w:val="22"/>
              </w:rPr>
            </w:pPr>
            <w:r w:rsidRPr="008056AF">
              <w:rPr>
                <w:sz w:val="22"/>
                <w:szCs w:val="22"/>
              </w:rPr>
              <w:t>Pros</w:t>
            </w:r>
          </w:p>
          <w:p w14:paraId="33A74EF7" w14:textId="77777777" w:rsidR="00B82860" w:rsidRPr="008056AF" w:rsidRDefault="00B82860" w:rsidP="005D5652">
            <w:pPr>
              <w:jc w:val="center"/>
              <w:rPr>
                <w:sz w:val="22"/>
                <w:szCs w:val="22"/>
              </w:rPr>
            </w:pPr>
          </w:p>
          <w:p w14:paraId="40056E2F" w14:textId="4C675561" w:rsidR="00B82860" w:rsidRPr="008056AF" w:rsidRDefault="00B82860" w:rsidP="005D5652">
            <w:pPr>
              <w:jc w:val="center"/>
              <w:rPr>
                <w:sz w:val="22"/>
                <w:szCs w:val="22"/>
              </w:rPr>
            </w:pPr>
          </w:p>
        </w:tc>
        <w:tc>
          <w:tcPr>
            <w:tcW w:w="3150" w:type="dxa"/>
            <w:vAlign w:val="center"/>
          </w:tcPr>
          <w:p w14:paraId="797B4577" w14:textId="77777777" w:rsidR="005C5FDC" w:rsidRPr="008056AF" w:rsidRDefault="005C5FDC" w:rsidP="005D5652">
            <w:pPr>
              <w:rPr>
                <w:sz w:val="22"/>
                <w:szCs w:val="22"/>
              </w:rPr>
            </w:pPr>
            <w:r w:rsidRPr="008056AF">
              <w:rPr>
                <w:sz w:val="22"/>
                <w:szCs w:val="22"/>
              </w:rPr>
              <w:t xml:space="preserve">Less computationally </w:t>
            </w:r>
            <w:commentRangeStart w:id="126"/>
            <w:r w:rsidRPr="008056AF">
              <w:rPr>
                <w:sz w:val="22"/>
                <w:szCs w:val="22"/>
              </w:rPr>
              <w:t>expensive</w:t>
            </w:r>
            <w:commentRangeEnd w:id="126"/>
            <w:r w:rsidR="004B5F60">
              <w:rPr>
                <w:rStyle w:val="CommentReference"/>
              </w:rPr>
              <w:commentReference w:id="126"/>
            </w:r>
          </w:p>
          <w:p w14:paraId="2B60CF13" w14:textId="61576D0D" w:rsidR="003F443F" w:rsidRPr="008056AF" w:rsidRDefault="003F443F" w:rsidP="005D5652">
            <w:pPr>
              <w:rPr>
                <w:sz w:val="22"/>
                <w:szCs w:val="22"/>
              </w:rPr>
            </w:pPr>
          </w:p>
        </w:tc>
        <w:tc>
          <w:tcPr>
            <w:tcW w:w="3605" w:type="dxa"/>
            <w:vAlign w:val="center"/>
          </w:tcPr>
          <w:p w14:paraId="7B7DD83E" w14:textId="2F1C6D4F" w:rsidR="003F443F" w:rsidRPr="008056AF" w:rsidRDefault="003F443F" w:rsidP="005D5652">
            <w:pPr>
              <w:rPr>
                <w:sz w:val="22"/>
                <w:szCs w:val="22"/>
              </w:rPr>
            </w:pPr>
            <w:r w:rsidRPr="008056AF">
              <w:rPr>
                <w:sz w:val="22"/>
                <w:szCs w:val="22"/>
              </w:rPr>
              <w:t>Removes autocorrelation</w:t>
            </w:r>
            <w:ins w:id="127" w:author="Benedict, Jim" w:date="2020-05-22T09:45:00Z">
              <w:r w:rsidR="00433346">
                <w:rPr>
                  <w:sz w:val="22"/>
                  <w:szCs w:val="22"/>
                </w:rPr>
                <w:t xml:space="preserve"> of cloud-radiation interactions</w:t>
              </w:r>
            </w:ins>
            <w:r w:rsidRPr="008056AF">
              <w:rPr>
                <w:sz w:val="22"/>
                <w:szCs w:val="22"/>
              </w:rPr>
              <w:t xml:space="preserve"> from timestep to timestep</w:t>
            </w:r>
          </w:p>
          <w:p w14:paraId="3BF4E91D" w14:textId="35805141" w:rsidR="004B1EB9" w:rsidRPr="008056AF" w:rsidRDefault="003F443F" w:rsidP="005D5652">
            <w:pPr>
              <w:pStyle w:val="ListParagraph"/>
              <w:numPr>
                <w:ilvl w:val="0"/>
                <w:numId w:val="1"/>
              </w:numPr>
              <w:rPr>
                <w:sz w:val="22"/>
                <w:szCs w:val="22"/>
              </w:rPr>
            </w:pPr>
            <w:r w:rsidRPr="008056AF">
              <w:rPr>
                <w:sz w:val="22"/>
                <w:szCs w:val="22"/>
              </w:rPr>
              <w:t>Ensures the effects of cloud feedback are removed on all timescales</w:t>
            </w:r>
          </w:p>
        </w:tc>
      </w:tr>
      <w:tr w:rsidR="0069532B" w:rsidRPr="008056AF" w14:paraId="586D189F" w14:textId="77777777" w:rsidTr="00820732">
        <w:trPr>
          <w:trHeight w:val="3527"/>
        </w:trPr>
        <w:tc>
          <w:tcPr>
            <w:tcW w:w="2695" w:type="dxa"/>
            <w:shd w:val="clear" w:color="auto" w:fill="E7E6E6" w:themeFill="background2"/>
            <w:vAlign w:val="center"/>
          </w:tcPr>
          <w:p w14:paraId="038FFA8E" w14:textId="334352C4" w:rsidR="0069532B" w:rsidRPr="008056AF" w:rsidRDefault="0069532B" w:rsidP="005D5652">
            <w:pPr>
              <w:jc w:val="center"/>
              <w:rPr>
                <w:sz w:val="22"/>
                <w:szCs w:val="22"/>
              </w:rPr>
            </w:pPr>
            <w:r w:rsidRPr="008056AF">
              <w:rPr>
                <w:sz w:val="22"/>
                <w:szCs w:val="22"/>
              </w:rPr>
              <w:t>Cons</w:t>
            </w:r>
          </w:p>
        </w:tc>
        <w:tc>
          <w:tcPr>
            <w:tcW w:w="3150" w:type="dxa"/>
            <w:vAlign w:val="center"/>
          </w:tcPr>
          <w:p w14:paraId="5EFEEC57" w14:textId="6071A133" w:rsidR="0069532B" w:rsidRPr="008056AF" w:rsidRDefault="0069532B" w:rsidP="005D5652">
            <w:pPr>
              <w:rPr>
                <w:sz w:val="22"/>
                <w:szCs w:val="22"/>
              </w:rPr>
            </w:pPr>
            <w:commentRangeStart w:id="128"/>
            <w:r w:rsidRPr="008056AF">
              <w:rPr>
                <w:sz w:val="22"/>
                <w:szCs w:val="22"/>
              </w:rPr>
              <w:t xml:space="preserve">Prescribing 1 year repeatedly may be prone to errors. For example, prescribe a particular stormy year, or an El Niño year, or a strong AMO/PDO year, or some other regional anomaly, </w:t>
            </w:r>
            <w:proofErr w:type="spellStart"/>
            <w:r w:rsidRPr="008056AF">
              <w:rPr>
                <w:sz w:val="22"/>
                <w:szCs w:val="22"/>
              </w:rPr>
              <w:t>etc</w:t>
            </w:r>
            <w:commentRangeEnd w:id="128"/>
            <w:proofErr w:type="spellEnd"/>
            <w:r w:rsidR="00433346">
              <w:rPr>
                <w:rStyle w:val="CommentReference"/>
              </w:rPr>
              <w:commentReference w:id="128"/>
            </w:r>
          </w:p>
          <w:p w14:paraId="2E78EC58" w14:textId="77777777" w:rsidR="0069532B" w:rsidRPr="008056AF" w:rsidRDefault="0069532B" w:rsidP="005D5652">
            <w:pPr>
              <w:rPr>
                <w:sz w:val="22"/>
                <w:szCs w:val="22"/>
              </w:rPr>
            </w:pPr>
          </w:p>
          <w:p w14:paraId="458BCB90" w14:textId="008787D3" w:rsidR="0069532B" w:rsidRPr="008056AF" w:rsidRDefault="0069532B" w:rsidP="005D5652">
            <w:pPr>
              <w:rPr>
                <w:sz w:val="22"/>
                <w:szCs w:val="22"/>
              </w:rPr>
            </w:pPr>
            <w:r w:rsidRPr="008056AF">
              <w:rPr>
                <w:sz w:val="22"/>
                <w:szCs w:val="22"/>
              </w:rPr>
              <w:t xml:space="preserve">Autocorrelation on small timescales </w:t>
            </w:r>
            <w:del w:id="129" w:author="Benedict, Jim" w:date="2020-05-22T09:46:00Z">
              <w:r w:rsidRPr="008056AF" w:rsidDel="00433346">
                <w:rPr>
                  <w:sz w:val="22"/>
                  <w:szCs w:val="22"/>
                </w:rPr>
                <w:delText xml:space="preserve">have </w:delText>
              </w:r>
            </w:del>
            <w:ins w:id="130" w:author="Benedict, Jim" w:date="2020-05-22T09:46:00Z">
              <w:r w:rsidR="00433346" w:rsidRPr="008056AF">
                <w:rPr>
                  <w:sz w:val="22"/>
                  <w:szCs w:val="22"/>
                </w:rPr>
                <w:t>ha</w:t>
              </w:r>
              <w:r w:rsidR="00433346">
                <w:rPr>
                  <w:sz w:val="22"/>
                  <w:szCs w:val="22"/>
                </w:rPr>
                <w:t>s</w:t>
              </w:r>
              <w:r w:rsidR="00433346" w:rsidRPr="008056AF">
                <w:rPr>
                  <w:sz w:val="22"/>
                  <w:szCs w:val="22"/>
                </w:rPr>
                <w:t xml:space="preserve"> </w:t>
              </w:r>
            </w:ins>
            <w:r w:rsidRPr="008056AF">
              <w:rPr>
                <w:sz w:val="22"/>
                <w:szCs w:val="22"/>
              </w:rPr>
              <w:t>been argued to impact longer timescales</w:t>
            </w:r>
          </w:p>
        </w:tc>
        <w:tc>
          <w:tcPr>
            <w:tcW w:w="3605" w:type="dxa"/>
            <w:vAlign w:val="center"/>
          </w:tcPr>
          <w:p w14:paraId="7B82417E" w14:textId="28A5B296" w:rsidR="0069532B" w:rsidRPr="008056AF" w:rsidRDefault="0069532B" w:rsidP="005D5652">
            <w:pPr>
              <w:rPr>
                <w:sz w:val="22"/>
                <w:szCs w:val="22"/>
              </w:rPr>
            </w:pPr>
            <w:r w:rsidRPr="008056AF">
              <w:rPr>
                <w:sz w:val="22"/>
                <w:szCs w:val="22"/>
              </w:rPr>
              <w:t xml:space="preserve">Significantly more computationally expensive (both </w:t>
            </w:r>
            <w:del w:id="131" w:author="Benedict, Jim" w:date="2020-05-22T09:51:00Z">
              <w:r w:rsidRPr="008056AF" w:rsidDel="00433346">
                <w:rPr>
                  <w:sz w:val="22"/>
                  <w:szCs w:val="22"/>
                </w:rPr>
                <w:delText>time-wise &amp; space-wise</w:delText>
              </w:r>
            </w:del>
            <w:ins w:id="132" w:author="Benedict, Jim" w:date="2020-05-22T09:51:00Z">
              <w:r w:rsidR="00433346">
                <w:rPr>
                  <w:sz w:val="22"/>
                  <w:szCs w:val="22"/>
                </w:rPr>
                <w:t>CPU hours and disk space</w:t>
              </w:r>
            </w:ins>
            <w:r w:rsidRPr="008056AF">
              <w:rPr>
                <w:sz w:val="22"/>
                <w:szCs w:val="22"/>
              </w:rPr>
              <w:t>)</w:t>
            </w:r>
          </w:p>
          <w:p w14:paraId="78F3BC23" w14:textId="77777777" w:rsidR="00CE3A37" w:rsidRPr="008056AF" w:rsidRDefault="00CE3A37" w:rsidP="005D5652">
            <w:pPr>
              <w:rPr>
                <w:sz w:val="22"/>
                <w:szCs w:val="22"/>
              </w:rPr>
            </w:pPr>
          </w:p>
          <w:p w14:paraId="4F176D38" w14:textId="5A94C88F" w:rsidR="0069532B" w:rsidRPr="008056AF" w:rsidDel="00433346" w:rsidRDefault="0069532B" w:rsidP="005D5652">
            <w:pPr>
              <w:rPr>
                <w:del w:id="133" w:author="Benedict, Jim" w:date="2020-05-22T09:50:00Z"/>
                <w:sz w:val="22"/>
                <w:szCs w:val="22"/>
              </w:rPr>
            </w:pPr>
            <w:r w:rsidRPr="008056AF">
              <w:rPr>
                <w:sz w:val="22"/>
                <w:szCs w:val="22"/>
              </w:rPr>
              <w:t>More complicated methodologically</w:t>
            </w:r>
          </w:p>
          <w:p w14:paraId="258DD317" w14:textId="18DEE96C" w:rsidR="00CE3A37" w:rsidRPr="008056AF" w:rsidDel="00433346" w:rsidRDefault="00CE3A37" w:rsidP="005D5652">
            <w:pPr>
              <w:rPr>
                <w:del w:id="134" w:author="Benedict, Jim" w:date="2020-05-22T09:50:00Z"/>
                <w:sz w:val="22"/>
                <w:szCs w:val="22"/>
              </w:rPr>
            </w:pPr>
          </w:p>
          <w:p w14:paraId="50C5CD4B" w14:textId="7D9E6B31" w:rsidR="0069532B" w:rsidRPr="008056AF" w:rsidRDefault="0069532B" w:rsidP="00433346">
            <w:pPr>
              <w:rPr>
                <w:sz w:val="22"/>
                <w:szCs w:val="22"/>
              </w:rPr>
            </w:pPr>
            <w:del w:id="135" w:author="Benedict, Jim" w:date="2020-05-22T09:50:00Z">
              <w:r w:rsidRPr="008056AF" w:rsidDel="00433346">
                <w:rPr>
                  <w:sz w:val="22"/>
                  <w:szCs w:val="22"/>
                </w:rPr>
                <w:delText xml:space="preserve">Less </w:delText>
              </w:r>
            </w:del>
            <w:ins w:id="136" w:author="Benedict, Jim" w:date="2020-05-22T09:50:00Z">
              <w:r w:rsidR="00433346">
                <w:rPr>
                  <w:sz w:val="22"/>
                  <w:szCs w:val="22"/>
                </w:rPr>
                <w:t xml:space="preserve">, and possibly less </w:t>
              </w:r>
            </w:ins>
            <w:r w:rsidRPr="008056AF">
              <w:rPr>
                <w:sz w:val="22"/>
                <w:szCs w:val="22"/>
              </w:rPr>
              <w:t>reproducible as a result</w:t>
            </w:r>
          </w:p>
          <w:p w14:paraId="1F0D3313" w14:textId="77777777" w:rsidR="0069532B" w:rsidRPr="008056AF" w:rsidRDefault="0069532B" w:rsidP="005D5652">
            <w:pPr>
              <w:rPr>
                <w:sz w:val="22"/>
                <w:szCs w:val="22"/>
              </w:rPr>
            </w:pPr>
          </w:p>
        </w:tc>
      </w:tr>
      <w:tr w:rsidR="004B1EB9" w:rsidRPr="008056AF" w14:paraId="0C892B91" w14:textId="77777777" w:rsidTr="00820732">
        <w:trPr>
          <w:trHeight w:val="584"/>
        </w:trPr>
        <w:tc>
          <w:tcPr>
            <w:tcW w:w="2695" w:type="dxa"/>
            <w:shd w:val="clear" w:color="auto" w:fill="D0CECE" w:themeFill="background2" w:themeFillShade="E6"/>
            <w:vAlign w:val="center"/>
          </w:tcPr>
          <w:p w14:paraId="4462D3FD" w14:textId="3C72D426" w:rsidR="004B1EB9" w:rsidRPr="008056AF" w:rsidRDefault="004B1EB9" w:rsidP="005D5652">
            <w:pPr>
              <w:jc w:val="center"/>
              <w:rPr>
                <w:sz w:val="22"/>
                <w:szCs w:val="22"/>
              </w:rPr>
            </w:pPr>
            <w:r w:rsidRPr="008056AF">
              <w:rPr>
                <w:sz w:val="22"/>
                <w:szCs w:val="22"/>
              </w:rPr>
              <w:t>Timestep in model simulation</w:t>
            </w:r>
          </w:p>
        </w:tc>
        <w:tc>
          <w:tcPr>
            <w:tcW w:w="3150" w:type="dxa"/>
            <w:shd w:val="clear" w:color="auto" w:fill="D0CECE" w:themeFill="background2" w:themeFillShade="E6"/>
          </w:tcPr>
          <w:p w14:paraId="1E658999" w14:textId="77777777" w:rsidR="008056AF" w:rsidRDefault="004B1EB9" w:rsidP="008056AF">
            <w:pPr>
              <w:jc w:val="center"/>
              <w:rPr>
                <w:sz w:val="22"/>
                <w:szCs w:val="22"/>
              </w:rPr>
            </w:pPr>
            <w:r w:rsidRPr="008056AF">
              <w:rPr>
                <w:sz w:val="22"/>
                <w:szCs w:val="22"/>
              </w:rPr>
              <w:t>Timestep from clouds that are repeated sequentially</w:t>
            </w:r>
            <w:r w:rsidR="00A05953" w:rsidRPr="008056AF">
              <w:rPr>
                <w:sz w:val="22"/>
                <w:szCs w:val="22"/>
              </w:rPr>
              <w:t xml:space="preserve"> </w:t>
            </w:r>
          </w:p>
          <w:p w14:paraId="1E6B71A5" w14:textId="314E281C" w:rsidR="004B1EB9" w:rsidRPr="008056AF" w:rsidRDefault="00A05953" w:rsidP="008056AF">
            <w:pPr>
              <w:jc w:val="center"/>
              <w:rPr>
                <w:sz w:val="22"/>
                <w:szCs w:val="22"/>
              </w:rPr>
            </w:pPr>
            <w:r w:rsidRPr="008056AF">
              <w:rPr>
                <w:sz w:val="22"/>
                <w:szCs w:val="22"/>
              </w:rPr>
              <w:t>(ex: 1 year is repeated)</w:t>
            </w:r>
          </w:p>
        </w:tc>
        <w:tc>
          <w:tcPr>
            <w:tcW w:w="3605" w:type="dxa"/>
            <w:shd w:val="clear" w:color="auto" w:fill="D0CECE" w:themeFill="background2" w:themeFillShade="E6"/>
          </w:tcPr>
          <w:p w14:paraId="7165DF3C" w14:textId="31507C34" w:rsidR="00612665" w:rsidRDefault="004B1EB9" w:rsidP="008056AF">
            <w:pPr>
              <w:jc w:val="center"/>
              <w:rPr>
                <w:sz w:val="22"/>
                <w:szCs w:val="22"/>
              </w:rPr>
            </w:pPr>
            <w:r w:rsidRPr="008056AF">
              <w:rPr>
                <w:sz w:val="22"/>
                <w:szCs w:val="22"/>
              </w:rPr>
              <w:t>Timestep from clouds that are</w:t>
            </w:r>
            <w:ins w:id="137" w:author="Benedict, Jim" w:date="2020-05-22T09:51:00Z">
              <w:r w:rsidR="00433346">
                <w:rPr>
                  <w:sz w:val="22"/>
                  <w:szCs w:val="22"/>
                </w:rPr>
                <w:t xml:space="preserve"> randomly</w:t>
              </w:r>
            </w:ins>
            <w:r w:rsidRPr="008056AF">
              <w:rPr>
                <w:sz w:val="22"/>
                <w:szCs w:val="22"/>
              </w:rPr>
              <w:t xml:space="preserve"> shuffled</w:t>
            </w:r>
            <w:r w:rsidR="00580FF1" w:rsidRPr="008056AF">
              <w:rPr>
                <w:sz w:val="22"/>
                <w:szCs w:val="22"/>
              </w:rPr>
              <w:t xml:space="preserve"> </w:t>
            </w:r>
          </w:p>
          <w:p w14:paraId="1AF38D87" w14:textId="632F03A3" w:rsidR="004B1EB9" w:rsidRPr="008056AF" w:rsidRDefault="00580FF1" w:rsidP="008056AF">
            <w:pPr>
              <w:jc w:val="center"/>
              <w:rPr>
                <w:sz w:val="22"/>
                <w:szCs w:val="22"/>
              </w:rPr>
            </w:pPr>
            <w:r w:rsidRPr="008056AF">
              <w:rPr>
                <w:sz w:val="22"/>
                <w:szCs w:val="22"/>
              </w:rPr>
              <w:t xml:space="preserve">(ex: </w:t>
            </w:r>
            <w:del w:id="138" w:author="Benedict, Jim" w:date="2020-05-22T09:52:00Z">
              <w:r w:rsidRPr="008056AF" w:rsidDel="00433346">
                <w:rPr>
                  <w:sz w:val="22"/>
                  <w:szCs w:val="22"/>
                </w:rPr>
                <w:delText xml:space="preserve">over </w:delText>
              </w:r>
            </w:del>
            <w:ins w:id="139" w:author="Benedict, Jim" w:date="2020-05-22T09:52:00Z">
              <w:r w:rsidR="00433346">
                <w:rPr>
                  <w:sz w:val="22"/>
                  <w:szCs w:val="22"/>
                </w:rPr>
                <w:t>sourced from</w:t>
              </w:r>
              <w:r w:rsidR="00433346" w:rsidRPr="008056AF">
                <w:rPr>
                  <w:sz w:val="22"/>
                  <w:szCs w:val="22"/>
                </w:rPr>
                <w:t xml:space="preserve"> </w:t>
              </w:r>
            </w:ins>
            <w:r w:rsidRPr="008056AF">
              <w:rPr>
                <w:sz w:val="22"/>
                <w:szCs w:val="22"/>
              </w:rPr>
              <w:t xml:space="preserve">a 3-yr </w:t>
            </w:r>
            <w:del w:id="140" w:author="Benedict, Jim" w:date="2020-05-22T09:52:00Z">
              <w:r w:rsidRPr="008056AF" w:rsidDel="00433346">
                <w:rPr>
                  <w:sz w:val="22"/>
                  <w:szCs w:val="22"/>
                </w:rPr>
                <w:delText>period</w:delText>
              </w:r>
            </w:del>
            <w:ins w:id="141" w:author="Benedict, Jim" w:date="2020-05-22T09:52:00Z">
              <w:r w:rsidR="00433346">
                <w:rPr>
                  <w:sz w:val="22"/>
                  <w:szCs w:val="22"/>
                </w:rPr>
                <w:t>data pool</w:t>
              </w:r>
            </w:ins>
            <w:r w:rsidRPr="008056AF">
              <w:rPr>
                <w:sz w:val="22"/>
                <w:szCs w:val="22"/>
              </w:rPr>
              <w:t>)</w:t>
            </w:r>
          </w:p>
        </w:tc>
      </w:tr>
      <w:tr w:rsidR="003F443F" w:rsidRPr="008056AF" w14:paraId="5F1DC667" w14:textId="77777777" w:rsidTr="005D5652">
        <w:trPr>
          <w:trHeight w:val="584"/>
        </w:trPr>
        <w:tc>
          <w:tcPr>
            <w:tcW w:w="2695" w:type="dxa"/>
            <w:vAlign w:val="center"/>
          </w:tcPr>
          <w:p w14:paraId="61107683" w14:textId="77777777" w:rsidR="00A05953" w:rsidRPr="008056AF" w:rsidRDefault="00A05953" w:rsidP="005D5652">
            <w:pPr>
              <w:jc w:val="center"/>
              <w:rPr>
                <w:sz w:val="22"/>
                <w:szCs w:val="22"/>
              </w:rPr>
            </w:pPr>
          </w:p>
          <w:p w14:paraId="386F7E1C" w14:textId="58DE3E7F"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2845D529"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0F4955"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577D07A3"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729AD62C"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39174DA5" w14:textId="77777777" w:rsidR="00A05953" w:rsidRPr="008056AF" w:rsidRDefault="00A05953" w:rsidP="005D5652">
            <w:pPr>
              <w:jc w:val="center"/>
              <w:rPr>
                <w:sz w:val="22"/>
                <w:szCs w:val="22"/>
              </w:rPr>
            </w:pPr>
            <w:r w:rsidRPr="008056AF">
              <w:rPr>
                <w:sz w:val="22"/>
                <w:szCs w:val="22"/>
              </w:rPr>
              <w:t>.</w:t>
            </w:r>
          </w:p>
          <w:p w14:paraId="4E0A8FED" w14:textId="77777777" w:rsidR="00A05953" w:rsidRPr="008056AF" w:rsidRDefault="00A05953" w:rsidP="005D5652">
            <w:pPr>
              <w:jc w:val="center"/>
              <w:rPr>
                <w:sz w:val="22"/>
                <w:szCs w:val="22"/>
              </w:rPr>
            </w:pPr>
            <w:r w:rsidRPr="008056AF">
              <w:rPr>
                <w:sz w:val="22"/>
                <w:szCs w:val="22"/>
              </w:rPr>
              <w:t>.</w:t>
            </w:r>
          </w:p>
          <w:p w14:paraId="064060E6" w14:textId="77777777" w:rsidR="00A05953" w:rsidRPr="008056AF" w:rsidRDefault="00A05953" w:rsidP="005D5652">
            <w:pPr>
              <w:jc w:val="center"/>
              <w:rPr>
                <w:sz w:val="22"/>
                <w:szCs w:val="22"/>
              </w:rPr>
            </w:pPr>
            <w:r w:rsidRPr="008056AF">
              <w:rPr>
                <w:sz w:val="22"/>
                <w:szCs w:val="22"/>
              </w:rPr>
              <w:t>.</w:t>
            </w:r>
          </w:p>
          <w:p w14:paraId="6ED21D4F"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0DBB6407" w14:textId="197A2B98"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68F90BA0" w14:textId="040AE53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2F5C00F4" w14:textId="36590421"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04Z</w:t>
            </w:r>
          </w:p>
          <w:p w14:paraId="624C7258" w14:textId="4F9F5A67" w:rsidR="00A05953" w:rsidRPr="008056AF" w:rsidRDefault="00A05953" w:rsidP="005D5652">
            <w:pPr>
              <w:jc w:val="center"/>
              <w:rPr>
                <w:sz w:val="22"/>
                <w:szCs w:val="22"/>
              </w:rPr>
            </w:pPr>
          </w:p>
        </w:tc>
        <w:tc>
          <w:tcPr>
            <w:tcW w:w="3150" w:type="dxa"/>
            <w:vAlign w:val="center"/>
          </w:tcPr>
          <w:p w14:paraId="504A990C" w14:textId="77777777" w:rsidR="00A05953" w:rsidRPr="008056AF" w:rsidRDefault="00A05953" w:rsidP="005D5652">
            <w:pPr>
              <w:jc w:val="center"/>
              <w:rPr>
                <w:sz w:val="22"/>
                <w:szCs w:val="22"/>
              </w:rPr>
            </w:pPr>
          </w:p>
          <w:p w14:paraId="1BCB2F77" w14:textId="02CEBD8E"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CE8B4C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 </w:t>
            </w:r>
            <w:r w:rsidRPr="008056AF">
              <w:rPr>
                <w:sz w:val="22"/>
                <w:szCs w:val="22"/>
              </w:rPr>
              <w:t>– Jan 01 – 02Z</w:t>
            </w:r>
          </w:p>
          <w:p w14:paraId="666D3519" w14:textId="08CC2154"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6EF27A6B" w14:textId="0B1BAB79"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1A2740ED" w14:textId="4653FC10"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08Z</w:t>
            </w:r>
          </w:p>
          <w:p w14:paraId="069B005D" w14:textId="1D5B34D1" w:rsidR="005C5FDC" w:rsidRPr="008056AF" w:rsidRDefault="005C5FDC" w:rsidP="005D5652">
            <w:pPr>
              <w:jc w:val="center"/>
              <w:rPr>
                <w:sz w:val="22"/>
                <w:szCs w:val="22"/>
              </w:rPr>
            </w:pPr>
            <w:r w:rsidRPr="008056AF">
              <w:rPr>
                <w:sz w:val="22"/>
                <w:szCs w:val="22"/>
              </w:rPr>
              <w:t>.</w:t>
            </w:r>
          </w:p>
          <w:p w14:paraId="0369A211" w14:textId="4F05E953" w:rsidR="005C5FDC" w:rsidRPr="008056AF" w:rsidRDefault="005C5FDC" w:rsidP="005D5652">
            <w:pPr>
              <w:jc w:val="center"/>
              <w:rPr>
                <w:sz w:val="22"/>
                <w:szCs w:val="22"/>
              </w:rPr>
            </w:pPr>
            <w:r w:rsidRPr="008056AF">
              <w:rPr>
                <w:sz w:val="22"/>
                <w:szCs w:val="22"/>
              </w:rPr>
              <w:t>.</w:t>
            </w:r>
          </w:p>
          <w:p w14:paraId="067B1516" w14:textId="77777777" w:rsidR="005C5FDC" w:rsidRPr="008056AF" w:rsidRDefault="005C5FDC" w:rsidP="005D5652">
            <w:pPr>
              <w:jc w:val="center"/>
              <w:rPr>
                <w:sz w:val="22"/>
                <w:szCs w:val="22"/>
              </w:rPr>
            </w:pPr>
            <w:r w:rsidRPr="008056AF">
              <w:rPr>
                <w:sz w:val="22"/>
                <w:szCs w:val="22"/>
              </w:rPr>
              <w:t>.</w:t>
            </w:r>
          </w:p>
          <w:p w14:paraId="3AE4953B"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Dec 31 – 22Z</w:t>
            </w:r>
          </w:p>
          <w:p w14:paraId="6E3DC0A9"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5215177E" w14:textId="77777777" w:rsidR="005C5FDC" w:rsidRPr="008056AF" w:rsidRDefault="005C5FDC"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02Z</w:t>
            </w:r>
          </w:p>
          <w:p w14:paraId="1ADF47B5" w14:textId="100043CD"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9CB789B" w14:textId="73A4F887" w:rsidR="00A05953" w:rsidRPr="008056AF" w:rsidRDefault="00A05953" w:rsidP="005D5652">
            <w:pPr>
              <w:jc w:val="center"/>
              <w:rPr>
                <w:sz w:val="22"/>
                <w:szCs w:val="22"/>
              </w:rPr>
            </w:pPr>
          </w:p>
        </w:tc>
        <w:tc>
          <w:tcPr>
            <w:tcW w:w="3605" w:type="dxa"/>
            <w:vAlign w:val="center"/>
          </w:tcPr>
          <w:p w14:paraId="6AB1FD62" w14:textId="77777777" w:rsidR="00A05953" w:rsidRPr="008056AF" w:rsidRDefault="00A05953" w:rsidP="005D5652">
            <w:pPr>
              <w:jc w:val="center"/>
              <w:rPr>
                <w:sz w:val="22"/>
                <w:szCs w:val="22"/>
              </w:rPr>
            </w:pPr>
          </w:p>
          <w:p w14:paraId="0C714551" w14:textId="7D86CD7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00Z</w:t>
            </w:r>
          </w:p>
          <w:p w14:paraId="707CFEE7" w14:textId="36B38DB5"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02Z</w:t>
            </w:r>
          </w:p>
          <w:p w14:paraId="064BD2E4"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04Z</w:t>
            </w:r>
          </w:p>
          <w:p w14:paraId="25E628C1"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06Z</w:t>
            </w:r>
          </w:p>
          <w:p w14:paraId="09B6493C" w14:textId="1D165E5E"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Jan 01 – 08Z</w:t>
            </w:r>
          </w:p>
          <w:p w14:paraId="31244376" w14:textId="77777777" w:rsidR="00A05953" w:rsidRPr="008056AF" w:rsidRDefault="00A05953" w:rsidP="005D5652">
            <w:pPr>
              <w:jc w:val="center"/>
              <w:rPr>
                <w:sz w:val="22"/>
                <w:szCs w:val="22"/>
              </w:rPr>
            </w:pPr>
            <w:r w:rsidRPr="008056AF">
              <w:rPr>
                <w:sz w:val="22"/>
                <w:szCs w:val="22"/>
              </w:rPr>
              <w:t>.</w:t>
            </w:r>
          </w:p>
          <w:p w14:paraId="573CD657" w14:textId="77777777" w:rsidR="00A05953" w:rsidRPr="008056AF" w:rsidRDefault="00A05953" w:rsidP="005D5652">
            <w:pPr>
              <w:jc w:val="center"/>
              <w:rPr>
                <w:sz w:val="22"/>
                <w:szCs w:val="22"/>
              </w:rPr>
            </w:pPr>
            <w:r w:rsidRPr="008056AF">
              <w:rPr>
                <w:sz w:val="22"/>
                <w:szCs w:val="22"/>
              </w:rPr>
              <w:t>.</w:t>
            </w:r>
          </w:p>
          <w:p w14:paraId="53F7A497" w14:textId="77777777" w:rsidR="00A05953" w:rsidRPr="008056AF" w:rsidRDefault="00A05953" w:rsidP="005D5652">
            <w:pPr>
              <w:jc w:val="center"/>
              <w:rPr>
                <w:sz w:val="22"/>
                <w:szCs w:val="22"/>
              </w:rPr>
            </w:pPr>
            <w:r w:rsidRPr="008056AF">
              <w:rPr>
                <w:sz w:val="22"/>
                <w:szCs w:val="22"/>
              </w:rPr>
              <w:t>.</w:t>
            </w:r>
          </w:p>
          <w:p w14:paraId="5E721EA7" w14:textId="6AFBEFAA"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0003</w:t>
            </w:r>
            <w:r w:rsidRPr="008056AF">
              <w:rPr>
                <w:sz w:val="22"/>
                <w:szCs w:val="22"/>
              </w:rPr>
              <w:t xml:space="preserve"> – Dec 31 – 22Z</w:t>
            </w:r>
          </w:p>
          <w:p w14:paraId="5B0ED8CA" w14:textId="77777777"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0001</w:t>
            </w:r>
            <w:r w:rsidRPr="008056AF">
              <w:rPr>
                <w:sz w:val="22"/>
                <w:szCs w:val="22"/>
              </w:rPr>
              <w:t xml:space="preserve"> – Jan 01 – 00Z</w:t>
            </w:r>
          </w:p>
          <w:p w14:paraId="639F9B57" w14:textId="7B107164" w:rsidR="00A05953"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0002</w:t>
            </w:r>
            <w:r w:rsidRPr="008056AF">
              <w:rPr>
                <w:sz w:val="22"/>
                <w:szCs w:val="22"/>
              </w:rPr>
              <w:t xml:space="preserve"> – Jan 01 – 02Z</w:t>
            </w:r>
          </w:p>
          <w:p w14:paraId="7BCFF2DD" w14:textId="0A4549FE" w:rsidR="003F443F" w:rsidRPr="008056AF" w:rsidRDefault="00A05953" w:rsidP="005D5652">
            <w:pPr>
              <w:jc w:val="center"/>
              <w:rPr>
                <w:sz w:val="22"/>
                <w:szCs w:val="22"/>
              </w:rPr>
            </w:pPr>
            <w:proofErr w:type="spellStart"/>
            <w:r w:rsidRPr="008056AF">
              <w:rPr>
                <w:b/>
                <w:bCs/>
                <w:sz w:val="22"/>
                <w:szCs w:val="22"/>
              </w:rPr>
              <w:t>Yr</w:t>
            </w:r>
            <w:proofErr w:type="spellEnd"/>
            <w:r w:rsidRPr="008056AF">
              <w:rPr>
                <w:b/>
                <w:bCs/>
                <w:sz w:val="22"/>
                <w:szCs w:val="22"/>
              </w:rPr>
              <w:t xml:space="preserve"> 000</w:t>
            </w:r>
            <w:r w:rsidR="00F16B52" w:rsidRPr="008056AF">
              <w:rPr>
                <w:b/>
                <w:bCs/>
                <w:sz w:val="22"/>
                <w:szCs w:val="22"/>
              </w:rPr>
              <w:t>1</w:t>
            </w:r>
            <w:r w:rsidRPr="008056AF">
              <w:rPr>
                <w:sz w:val="22"/>
                <w:szCs w:val="22"/>
              </w:rPr>
              <w:t xml:space="preserve"> – Jan 01 – 04Z</w:t>
            </w:r>
          </w:p>
          <w:p w14:paraId="7DDE9597" w14:textId="026F1D9E" w:rsidR="00A05953" w:rsidRPr="008056AF" w:rsidRDefault="00A05953" w:rsidP="005D5652">
            <w:pPr>
              <w:jc w:val="center"/>
              <w:rPr>
                <w:sz w:val="22"/>
                <w:szCs w:val="22"/>
              </w:rPr>
            </w:pPr>
          </w:p>
        </w:tc>
      </w:tr>
    </w:tbl>
    <w:p w14:paraId="2B7DDF32" w14:textId="37F8447F" w:rsidR="00407F64" w:rsidRDefault="00407F64" w:rsidP="0024337B"/>
    <w:p w14:paraId="3D0D3C6D" w14:textId="77777777" w:rsidR="005D5652" w:rsidRDefault="005D5652" w:rsidP="0024337B"/>
    <w:p w14:paraId="40AB789B" w14:textId="105DDE81" w:rsidR="002F1947" w:rsidRDefault="005D5652" w:rsidP="00323DDB">
      <w:pPr>
        <w:ind w:firstLine="720"/>
        <w:rPr>
          <w:ins w:id="142" w:author="Benedict, Jim" w:date="2020-05-22T09:58:00Z"/>
          <w:sz w:val="22"/>
          <w:szCs w:val="22"/>
        </w:rPr>
      </w:pPr>
      <w:r>
        <w:br w:type="column"/>
      </w:r>
      <w:r w:rsidR="00E03843" w:rsidRPr="00323DDB">
        <w:rPr>
          <w:sz w:val="22"/>
          <w:szCs w:val="22"/>
        </w:rPr>
        <w:lastRenderedPageBreak/>
        <w:t>Debate exists</w:t>
      </w:r>
      <w:r w:rsidR="002F1947" w:rsidRPr="00323DDB">
        <w:rPr>
          <w:sz w:val="22"/>
          <w:szCs w:val="22"/>
        </w:rPr>
        <w:t xml:space="preserve"> about which </w:t>
      </w:r>
      <w:r w:rsidR="00166D75">
        <w:rPr>
          <w:sz w:val="22"/>
          <w:szCs w:val="22"/>
        </w:rPr>
        <w:t>cloud locking</w:t>
      </w:r>
      <w:r w:rsidR="000D6CAE">
        <w:rPr>
          <w:sz w:val="22"/>
          <w:szCs w:val="22"/>
        </w:rPr>
        <w:t xml:space="preserve"> </w:t>
      </w:r>
      <w:r w:rsidR="002F1947" w:rsidRPr="00323DDB">
        <w:rPr>
          <w:sz w:val="22"/>
          <w:szCs w:val="22"/>
        </w:rPr>
        <w:t xml:space="preserve">method is </w:t>
      </w:r>
      <w:del w:id="143" w:author="Benedict, Jim" w:date="2020-05-22T09:53:00Z">
        <w:r w:rsidR="002F1947" w:rsidRPr="00323DDB" w:rsidDel="00433346">
          <w:rPr>
            <w:sz w:val="22"/>
            <w:szCs w:val="22"/>
          </w:rPr>
          <w:delText>better</w:delText>
        </w:r>
      </w:del>
      <w:ins w:id="144" w:author="Benedict, Jim" w:date="2020-05-22T09:53:00Z">
        <w:r w:rsidR="00433346">
          <w:rPr>
            <w:sz w:val="22"/>
            <w:szCs w:val="22"/>
          </w:rPr>
          <w:t>more appropriate</w:t>
        </w:r>
      </w:ins>
      <w:r w:rsidR="002F1947" w:rsidRPr="00323DDB">
        <w:rPr>
          <w:sz w:val="22"/>
          <w:szCs w:val="22"/>
        </w:rPr>
        <w:t xml:space="preserve">. Some argue that prescribing one year repeatedly “locks” the clouds to a potentially anomalous annual cycle, and that there is a “basic” effect of clouds on smaller timescales that spread to longer timescales. Others argue that breaking the feedback between cloud radiative heating and climate is by far the biggest hammer (i.e., any type of </w:t>
      </w:r>
      <w:r w:rsidR="00166D75">
        <w:rPr>
          <w:sz w:val="22"/>
          <w:szCs w:val="22"/>
        </w:rPr>
        <w:t>cloud locking</w:t>
      </w:r>
      <w:r w:rsidR="002F1947" w:rsidRPr="00323DDB">
        <w:rPr>
          <w:sz w:val="22"/>
          <w:szCs w:val="22"/>
        </w:rPr>
        <w:t>), no matter how one performs it.</w:t>
      </w:r>
    </w:p>
    <w:p w14:paraId="7C2DB4C8" w14:textId="007D4629" w:rsidR="00BF23B8" w:rsidRDefault="00BF23B8" w:rsidP="00323DDB">
      <w:pPr>
        <w:ind w:firstLine="720"/>
        <w:rPr>
          <w:ins w:id="145" w:author="Benedict, Jim" w:date="2020-05-22T09:58:00Z"/>
          <w:sz w:val="22"/>
          <w:szCs w:val="22"/>
        </w:rPr>
      </w:pPr>
    </w:p>
    <w:p w14:paraId="3B2D09EC" w14:textId="77777777" w:rsidR="00BF23B8" w:rsidRPr="00CC2D87" w:rsidRDefault="00BF23B8" w:rsidP="00BF23B8">
      <w:pPr>
        <w:rPr>
          <w:ins w:id="146" w:author="Benedict, Jim" w:date="2020-05-22T09:58:00Z"/>
          <w:rFonts w:cstheme="minorHAnsi"/>
        </w:rPr>
      </w:pPr>
    </w:p>
    <w:p w14:paraId="60F93CC7" w14:textId="44799067" w:rsidR="00BF23B8" w:rsidRPr="00323DDB" w:rsidRDefault="00BF23B8" w:rsidP="00BF23B8">
      <w:pPr>
        <w:ind w:firstLine="720"/>
        <w:rPr>
          <w:sz w:val="22"/>
          <w:szCs w:val="22"/>
        </w:rPr>
      </w:pPr>
      <w:commentRangeStart w:id="147"/>
      <w:ins w:id="148" w:author="Benedict, Jim" w:date="2020-05-22T09:58:00Z">
        <w:r w:rsidRPr="00CC2D87">
          <w:rPr>
            <w:rFonts w:cstheme="minorHAnsi"/>
            <w:color w:val="000000"/>
          </w:rPr>
          <w:t xml:space="preserve">The cloud-locking </w:t>
        </w:r>
      </w:ins>
      <w:commentRangeEnd w:id="147"/>
      <w:ins w:id="149" w:author="Benedict, Jim" w:date="2020-05-22T10:00:00Z">
        <w:r>
          <w:rPr>
            <w:rStyle w:val="CommentReference"/>
          </w:rPr>
          <w:commentReference w:id="147"/>
        </w:r>
      </w:ins>
      <w:ins w:id="150" w:author="Benedict, Jim" w:date="2020-05-22T09:58:00Z">
        <w:r w:rsidRPr="00CC2D87">
          <w:rPr>
            <w:rFonts w:cstheme="minorHAnsi"/>
            <w:color w:val="000000"/>
          </w:rPr>
          <w:t xml:space="preserve">method precisely disables cloud-radiation interactions without directly altering the atmospheric </w:t>
        </w:r>
        <w:proofErr w:type="gramStart"/>
        <w:r w:rsidRPr="00CC2D87">
          <w:rPr>
            <w:rFonts w:cstheme="minorHAnsi"/>
            <w:color w:val="000000"/>
          </w:rPr>
          <w:t>state, and</w:t>
        </w:r>
        <w:proofErr w:type="gramEnd"/>
        <w:r w:rsidRPr="00CC2D87">
          <w:rPr>
            <w:rFonts w:cstheme="minorHAnsi"/>
            <w:color w:val="000000"/>
          </w:rPr>
          <w:t xml:space="preserve"> ensures similar </w:t>
        </w:r>
        <w:proofErr w:type="spellStart"/>
        <w:r w:rsidRPr="00CC2D87">
          <w:rPr>
            <w:rFonts w:cstheme="minorHAnsi"/>
            <w:color w:val="000000"/>
          </w:rPr>
          <w:t>climatologies</w:t>
        </w:r>
        <w:proofErr w:type="spellEnd"/>
        <w:r w:rsidRPr="00CC2D87">
          <w:rPr>
            <w:rFonts w:cstheme="minorHAnsi"/>
            <w:color w:val="000000"/>
          </w:rPr>
          <w:t xml:space="preserve"> between control and locked simulations.  However, multi-decadal cloud-locked simulations with some models exhibit a weak warming or cooling drift relative to the control run (e.g., </w:t>
        </w:r>
        <w:proofErr w:type="spellStart"/>
        <w:r w:rsidRPr="00CC2D87">
          <w:rPr>
            <w:rFonts w:cstheme="minorHAnsi"/>
            <w:color w:val="000000"/>
          </w:rPr>
          <w:t>Mauritsen</w:t>
        </w:r>
        <w:proofErr w:type="spellEnd"/>
        <w:r w:rsidRPr="00CC2D87">
          <w:rPr>
            <w:rFonts w:cstheme="minorHAnsi"/>
            <w:color w:val="000000"/>
          </w:rPr>
          <w:t xml:space="preserve"> et al. 2013; </w:t>
        </w:r>
        <w:proofErr w:type="spellStart"/>
        <w:r w:rsidRPr="00CC2D87">
          <w:rPr>
            <w:rFonts w:cstheme="minorHAnsi"/>
            <w:color w:val="000000"/>
          </w:rPr>
          <w:t>Rädel</w:t>
        </w:r>
        <w:proofErr w:type="spellEnd"/>
        <w:r w:rsidRPr="00CC2D87">
          <w:rPr>
            <w:rFonts w:cstheme="minorHAnsi"/>
            <w:color w:val="000000"/>
          </w:rPr>
          <w:t xml:space="preserve"> et al. 2016; </w:t>
        </w:r>
        <w:proofErr w:type="spellStart"/>
        <w:r w:rsidRPr="00CC2D87">
          <w:rPr>
            <w:rFonts w:cstheme="minorHAnsi"/>
            <w:color w:val="000000"/>
          </w:rPr>
          <w:t>Middlemas</w:t>
        </w:r>
        <w:proofErr w:type="spellEnd"/>
        <w:r w:rsidRPr="00CC2D87">
          <w:rPr>
            <w:rFonts w:cstheme="minorHAnsi"/>
            <w:color w:val="000000"/>
          </w:rPr>
          <w:t xml:space="preserve"> et al. 2019; </w:t>
        </w:r>
        <w:proofErr w:type="spellStart"/>
        <w:r w:rsidRPr="00CC2D87">
          <w:rPr>
            <w:rFonts w:cstheme="minorHAnsi"/>
            <w:color w:val="000000"/>
          </w:rPr>
          <w:t>Olonscheck</w:t>
        </w:r>
        <w:proofErr w:type="spellEnd"/>
        <w:r w:rsidRPr="00CC2D87">
          <w:rPr>
            <w:rFonts w:cstheme="minorHAnsi"/>
            <w:color w:val="000000"/>
          </w:rPr>
          <w:t xml:space="preserve"> et al. 2019, Li et al. 2020) that may be driven by a modest artificial radiative forcing that arises from the loss of </w:t>
        </w:r>
        <w:proofErr w:type="spellStart"/>
        <w:r w:rsidRPr="00CC2D87">
          <w:rPr>
            <w:rFonts w:cstheme="minorHAnsi"/>
            <w:color w:val="000000"/>
          </w:rPr>
          <w:t>spatio</w:t>
        </w:r>
        <w:proofErr w:type="spellEnd"/>
        <w:r w:rsidRPr="00CC2D87">
          <w:rPr>
            <w:rFonts w:cstheme="minorHAnsi"/>
            <w:color w:val="000000"/>
          </w:rPr>
          <w:t xml:space="preserve">-temporal structure in clouds (Schneider et al. 1999; </w:t>
        </w:r>
        <w:proofErr w:type="spellStart"/>
        <w:r w:rsidRPr="00CC2D87">
          <w:rPr>
            <w:rFonts w:cstheme="minorHAnsi"/>
            <w:color w:val="000000"/>
          </w:rPr>
          <w:t>Langen</w:t>
        </w:r>
        <w:proofErr w:type="spellEnd"/>
        <w:r w:rsidRPr="00CC2D87">
          <w:rPr>
            <w:rFonts w:cstheme="minorHAnsi"/>
            <w:color w:val="000000"/>
          </w:rPr>
          <w:t xml:space="preserve"> et al. 2012).  Cloud-radiative heating in cloud-locked experiments using randomized data pools </w:t>
        </w:r>
        <w:del w:id="151" w:author="Benedict, Jim" w:date="2020-04-05T22:01:00Z">
          <w:r w:rsidRPr="00CC2D87" w:rsidDel="00EA55FD">
            <w:rPr>
              <w:rFonts w:cstheme="minorHAnsi"/>
              <w:color w:val="000000"/>
            </w:rPr>
            <w:delText xml:space="preserve">have </w:delText>
          </w:r>
        </w:del>
        <w:r w:rsidRPr="00CC2D87">
          <w:rPr>
            <w:rFonts w:cstheme="minorHAnsi"/>
            <w:color w:val="000000"/>
          </w:rPr>
          <w:t>ha</w:t>
        </w:r>
        <w:r>
          <w:rPr>
            <w:rFonts w:cstheme="minorHAnsi"/>
            <w:color w:val="000000"/>
          </w:rPr>
          <w:t>s</w:t>
        </w:r>
        <w:r w:rsidRPr="00CC2D87">
          <w:rPr>
            <w:rFonts w:cstheme="minorHAnsi"/>
            <w:color w:val="000000"/>
          </w:rPr>
          <w:t xml:space="preserve"> no temporal autocorrelation (no "memory"); whether randomized or not, cloud-radiative processes are fully decoupled from the predicted dynamical state.</w:t>
        </w:r>
      </w:ins>
    </w:p>
    <w:p w14:paraId="211165A8" w14:textId="215B1BE5" w:rsidR="007B5486" w:rsidRDefault="007B5486" w:rsidP="00111EEB"/>
    <w:p w14:paraId="01EF3FDD" w14:textId="08C93756" w:rsidR="00C7641D" w:rsidRPr="00111EEB" w:rsidRDefault="00C7641D" w:rsidP="00111EEB">
      <w:pPr>
        <w:rPr>
          <w:b/>
          <w:bCs/>
        </w:rPr>
      </w:pPr>
    </w:p>
    <w:p w14:paraId="6184C4CB" w14:textId="7EFB5AFD" w:rsidR="002B4E74" w:rsidRDefault="002B4E74" w:rsidP="00223D54">
      <w:pPr>
        <w:jc w:val="center"/>
      </w:pPr>
    </w:p>
    <w:p w14:paraId="39C02D82" w14:textId="313674F8" w:rsidR="002B4E74" w:rsidRPr="002B4E74" w:rsidRDefault="002B4E74" w:rsidP="002B4E74"/>
    <w:p w14:paraId="67842B2E" w14:textId="11C89BE9" w:rsidR="002B4E74" w:rsidRPr="002B4E74" w:rsidRDefault="002B4E74" w:rsidP="002B4E74"/>
    <w:p w14:paraId="50097041" w14:textId="62CDDE66" w:rsidR="002B4E74" w:rsidRPr="002B4E74" w:rsidRDefault="002B4E74" w:rsidP="002B4E74"/>
    <w:p w14:paraId="2DAD699B" w14:textId="4AD02770" w:rsidR="002B4E74" w:rsidRPr="002B4E74" w:rsidRDefault="002B4E74" w:rsidP="002B4E74"/>
    <w:p w14:paraId="0934A220" w14:textId="77777777" w:rsidR="002B4E74" w:rsidRPr="002B4E74" w:rsidRDefault="002B4E74" w:rsidP="002B4E74"/>
    <w:p w14:paraId="7AC6280C" w14:textId="77777777" w:rsidR="002B4E74" w:rsidRPr="002B4E74" w:rsidRDefault="002B4E74" w:rsidP="002B4E74"/>
    <w:p w14:paraId="2C019D63" w14:textId="77777777" w:rsidR="002B4E74" w:rsidRPr="002B4E74" w:rsidRDefault="002B4E74" w:rsidP="002B4E74"/>
    <w:p w14:paraId="65C972AA" w14:textId="72600CFB" w:rsidR="002B4E74" w:rsidRDefault="002B4E74" w:rsidP="00223D54">
      <w:pPr>
        <w:jc w:val="center"/>
      </w:pPr>
    </w:p>
    <w:p w14:paraId="67206101" w14:textId="18F1D4EC" w:rsidR="00DA053F" w:rsidRPr="005D5652" w:rsidRDefault="002B4E74" w:rsidP="005D5652">
      <w:pPr>
        <w:tabs>
          <w:tab w:val="left" w:pos="2763"/>
        </w:tabs>
        <w:rPr>
          <w:rFonts w:ascii="Times New Roman" w:hAnsi="Times New Roman" w:cs="Times New Roman"/>
          <w:sz w:val="32"/>
          <w:szCs w:val="32"/>
        </w:rPr>
      </w:pPr>
      <w:r>
        <w:tab/>
      </w:r>
      <w:r w:rsidR="00C7641D">
        <w:br w:type="column"/>
      </w:r>
      <w:r w:rsidR="00432762" w:rsidRPr="005D5652">
        <w:rPr>
          <w:rFonts w:ascii="Times New Roman" w:hAnsi="Times New Roman" w:cs="Times New Roman"/>
          <w:sz w:val="32"/>
          <w:szCs w:val="32"/>
        </w:rPr>
        <w:lastRenderedPageBreak/>
        <w:t>Step</w:t>
      </w:r>
      <w:r w:rsidR="00973EAE" w:rsidRPr="005D5652">
        <w:rPr>
          <w:rFonts w:ascii="Times New Roman" w:hAnsi="Times New Roman" w:cs="Times New Roman"/>
          <w:sz w:val="32"/>
          <w:szCs w:val="32"/>
        </w:rPr>
        <w:t xml:space="preserve"> </w:t>
      </w:r>
      <w:r w:rsidR="00D16662" w:rsidRPr="005D5652">
        <w:rPr>
          <w:rFonts w:ascii="Times New Roman" w:hAnsi="Times New Roman" w:cs="Times New Roman"/>
          <w:sz w:val="32"/>
          <w:szCs w:val="32"/>
        </w:rPr>
        <w:t xml:space="preserve">0. </w:t>
      </w:r>
      <w:del w:id="152" w:author="Brian Medeiros" w:date="2021-05-14T12:13:00Z">
        <w:r w:rsidR="006244E1" w:rsidRPr="005D5652" w:rsidDel="002F1A9F">
          <w:rPr>
            <w:rFonts w:ascii="Times New Roman" w:hAnsi="Times New Roman" w:cs="Times New Roman"/>
            <w:sz w:val="32"/>
            <w:szCs w:val="32"/>
          </w:rPr>
          <w:delText>Basic CESM user knowledge and specific CESM versions required</w:delText>
        </w:r>
      </w:del>
      <w:ins w:id="153" w:author="Brian Medeiros" w:date="2021-05-14T12:13:00Z">
        <w:r w:rsidR="002F1A9F">
          <w:rPr>
            <w:rFonts w:ascii="Times New Roman" w:hAnsi="Times New Roman" w:cs="Times New Roman"/>
            <w:sz w:val="32"/>
            <w:szCs w:val="32"/>
          </w:rPr>
          <w:t>Prerequisites</w:t>
        </w:r>
      </w:ins>
    </w:p>
    <w:p w14:paraId="18B5E07B" w14:textId="77777777" w:rsidR="005D5652" w:rsidRDefault="005D5652" w:rsidP="005D5652">
      <w:pPr>
        <w:pStyle w:val="ListParagraph"/>
      </w:pPr>
    </w:p>
    <w:p w14:paraId="10C399C8" w14:textId="67014705" w:rsidR="00DA053F" w:rsidRPr="003D0B3E" w:rsidRDefault="006244E1" w:rsidP="0024337B">
      <w:pPr>
        <w:pStyle w:val="ListParagraph"/>
        <w:numPr>
          <w:ilvl w:val="0"/>
          <w:numId w:val="6"/>
        </w:numPr>
        <w:rPr>
          <w:color w:val="000000" w:themeColor="text1"/>
          <w:sz w:val="22"/>
          <w:szCs w:val="22"/>
        </w:rPr>
      </w:pPr>
      <w:r w:rsidRPr="003D0B3E">
        <w:rPr>
          <w:color w:val="000000" w:themeColor="text1"/>
          <w:sz w:val="22"/>
          <w:szCs w:val="22"/>
        </w:rPr>
        <w:t xml:space="preserve">Running </w:t>
      </w:r>
      <w:r w:rsidR="00166D75">
        <w:rPr>
          <w:color w:val="000000" w:themeColor="text1"/>
          <w:sz w:val="22"/>
          <w:szCs w:val="22"/>
        </w:rPr>
        <w:t>cloud locking</w:t>
      </w:r>
      <w:r w:rsidR="00DA053F" w:rsidRPr="003D0B3E">
        <w:rPr>
          <w:color w:val="000000" w:themeColor="text1"/>
          <w:sz w:val="22"/>
          <w:szCs w:val="22"/>
        </w:rPr>
        <w:t xml:space="preserve"> requires:</w:t>
      </w:r>
    </w:p>
    <w:p w14:paraId="472FDF2D" w14:textId="0B801028" w:rsidR="00DA053F" w:rsidRPr="00120AFD" w:rsidRDefault="00DA053F" w:rsidP="00427958">
      <w:pPr>
        <w:pStyle w:val="ListParagraph"/>
        <w:numPr>
          <w:ilvl w:val="0"/>
          <w:numId w:val="5"/>
        </w:numPr>
        <w:ind w:left="1530" w:hanging="450"/>
        <w:rPr>
          <w:rFonts w:ascii="Times New Roman" w:hAnsi="Times New Roman" w:cs="Times New Roman"/>
          <w:color w:val="0070C0"/>
          <w:sz w:val="22"/>
          <w:szCs w:val="22"/>
        </w:rPr>
      </w:pPr>
      <w:r w:rsidRPr="00120AFD">
        <w:rPr>
          <w:color w:val="000000" w:themeColor="text1"/>
          <w:sz w:val="22"/>
          <w:szCs w:val="22"/>
        </w:rPr>
        <w:t xml:space="preserve">an account on Cheyenne and some core hours. Please go here if </w:t>
      </w:r>
      <w:r w:rsidR="001406AC">
        <w:rPr>
          <w:color w:val="000000" w:themeColor="text1"/>
          <w:sz w:val="22"/>
          <w:szCs w:val="22"/>
        </w:rPr>
        <w:t>the user does</w:t>
      </w:r>
      <w:r w:rsidRPr="00120AFD">
        <w:rPr>
          <w:color w:val="000000" w:themeColor="text1"/>
          <w:sz w:val="22"/>
          <w:szCs w:val="22"/>
        </w:rPr>
        <w:t xml:space="preserve"> not have an </w:t>
      </w:r>
      <w:r w:rsidRPr="00120AFD">
        <w:rPr>
          <w:sz w:val="22"/>
          <w:szCs w:val="22"/>
        </w:rPr>
        <w:t xml:space="preserve">account: </w:t>
      </w:r>
      <w:hyperlink r:id="rId14" w:history="1">
        <w:r w:rsidRPr="00120AFD">
          <w:rPr>
            <w:rStyle w:val="Hyperlink"/>
            <w:rFonts w:ascii="Times New Roman" w:hAnsi="Times New Roman" w:cs="Times New Roman"/>
            <w:color w:val="0070C0"/>
            <w:sz w:val="22"/>
            <w:szCs w:val="22"/>
          </w:rPr>
          <w:t>https://www2.cisl.ucar.edu/user-support/new-user-orientation</w:t>
        </w:r>
      </w:hyperlink>
    </w:p>
    <w:p w14:paraId="2128E385" w14:textId="77777777" w:rsidR="00DA053F" w:rsidRPr="003D0B3E" w:rsidRDefault="00DA053F" w:rsidP="00427958">
      <w:pPr>
        <w:pStyle w:val="ListParagraph"/>
        <w:numPr>
          <w:ilvl w:val="0"/>
          <w:numId w:val="5"/>
        </w:numPr>
        <w:ind w:left="1530" w:hanging="450"/>
        <w:rPr>
          <w:sz w:val="22"/>
          <w:szCs w:val="22"/>
        </w:rPr>
      </w:pPr>
      <w:r w:rsidRPr="003D0B3E">
        <w:rPr>
          <w:sz w:val="22"/>
          <w:szCs w:val="22"/>
        </w:rPr>
        <w:t>working knowledge of UNIX, and</w:t>
      </w:r>
    </w:p>
    <w:p w14:paraId="25D19BF2" w14:textId="54296317" w:rsidR="006244E1" w:rsidRPr="003D0B3E" w:rsidRDefault="00DA053F" w:rsidP="00427958">
      <w:pPr>
        <w:pStyle w:val="ListParagraph"/>
        <w:numPr>
          <w:ilvl w:val="0"/>
          <w:numId w:val="5"/>
        </w:numPr>
        <w:ind w:left="1530" w:hanging="450"/>
        <w:rPr>
          <w:sz w:val="22"/>
          <w:szCs w:val="22"/>
        </w:rPr>
      </w:pPr>
      <w:r w:rsidRPr="003D0B3E">
        <w:rPr>
          <w:sz w:val="22"/>
          <w:szCs w:val="22"/>
        </w:rPr>
        <w:t xml:space="preserve">novice-level knowledge of how to run CESM. If </w:t>
      </w:r>
      <w:r w:rsidR="001406AC">
        <w:rPr>
          <w:sz w:val="22"/>
          <w:szCs w:val="22"/>
        </w:rPr>
        <w:t>the user has</w:t>
      </w:r>
      <w:r w:rsidRPr="003D0B3E">
        <w:rPr>
          <w:sz w:val="22"/>
          <w:szCs w:val="22"/>
        </w:rPr>
        <w:t xml:space="preserve"> never used CESM, attending a CESM tutorial at NCAR is highly recommended: </w:t>
      </w:r>
      <w:hyperlink r:id="rId15" w:history="1">
        <w:r w:rsidRPr="003D0B3E">
          <w:rPr>
            <w:rStyle w:val="Hyperlink"/>
            <w:rFonts w:ascii="Times New Roman" w:hAnsi="Times New Roman" w:cs="Times New Roman"/>
            <w:color w:val="0070C0"/>
            <w:sz w:val="22"/>
            <w:szCs w:val="22"/>
          </w:rPr>
          <w:t>http://www.cesm.ucar.edu/events/tutorials/</w:t>
        </w:r>
      </w:hyperlink>
    </w:p>
    <w:p w14:paraId="6DEF427B" w14:textId="77777777" w:rsidR="00427958" w:rsidRDefault="00427958" w:rsidP="00427958">
      <w:pPr>
        <w:pStyle w:val="ListParagraph"/>
        <w:ind w:left="1530" w:hanging="90"/>
        <w:rPr>
          <w:sz w:val="22"/>
          <w:szCs w:val="22"/>
        </w:rPr>
      </w:pPr>
    </w:p>
    <w:p w14:paraId="5A76AF1F" w14:textId="070A8AF5" w:rsidR="006244E1" w:rsidRPr="003D0B3E" w:rsidRDefault="00DA053F" w:rsidP="00427958">
      <w:pPr>
        <w:pStyle w:val="ListParagraph"/>
        <w:ind w:left="1530" w:hanging="90"/>
        <w:rPr>
          <w:sz w:val="22"/>
          <w:szCs w:val="22"/>
        </w:rPr>
      </w:pPr>
      <w:r w:rsidRPr="003D0B3E">
        <w:rPr>
          <w:sz w:val="22"/>
          <w:szCs w:val="22"/>
        </w:rPr>
        <w:t xml:space="preserve">Or, if </w:t>
      </w:r>
      <w:r w:rsidR="001406AC">
        <w:rPr>
          <w:sz w:val="22"/>
          <w:szCs w:val="22"/>
        </w:rPr>
        <w:t xml:space="preserve">the user is </w:t>
      </w:r>
      <w:r w:rsidRPr="003D0B3E">
        <w:rPr>
          <w:sz w:val="22"/>
          <w:szCs w:val="22"/>
        </w:rPr>
        <w:t xml:space="preserve">comfortable with remote supercomputing, simply refer to the quick start guide: </w:t>
      </w:r>
      <w:hyperlink r:id="rId16" w:history="1">
        <w:r w:rsidR="00973EAE" w:rsidRPr="003D0B3E">
          <w:rPr>
            <w:rStyle w:val="Hyperlink"/>
            <w:rFonts w:ascii="Times New Roman" w:hAnsi="Times New Roman" w:cs="Times New Roman"/>
            <w:sz w:val="22"/>
            <w:szCs w:val="22"/>
          </w:rPr>
          <w:t>https://escomp.github.io/CESM/release-cesm2/</w:t>
        </w:r>
      </w:hyperlink>
      <w:r w:rsidR="00857784" w:rsidRPr="003D0B3E">
        <w:rPr>
          <w:sz w:val="22"/>
          <w:szCs w:val="22"/>
        </w:rPr>
        <w:t xml:space="preserve"> or the user manual: </w:t>
      </w:r>
      <w:hyperlink r:id="rId17" w:history="1">
        <w:r w:rsidR="00857784" w:rsidRPr="003D0B3E">
          <w:rPr>
            <w:rStyle w:val="Hyperlink"/>
            <w:rFonts w:ascii="Times New Roman" w:hAnsi="Times New Roman" w:cs="Times New Roman"/>
            <w:sz w:val="22"/>
            <w:szCs w:val="22"/>
          </w:rPr>
          <w:t>https://github.com/ESMCI/cime/wiki/CIME-Users-Guide</w:t>
        </w:r>
      </w:hyperlink>
    </w:p>
    <w:p w14:paraId="51072F48" w14:textId="77777777" w:rsidR="00427958" w:rsidRDefault="00427958" w:rsidP="00427958">
      <w:pPr>
        <w:pStyle w:val="ListParagraph"/>
        <w:ind w:left="1530" w:hanging="450"/>
        <w:rPr>
          <w:sz w:val="22"/>
          <w:szCs w:val="22"/>
        </w:rPr>
      </w:pPr>
    </w:p>
    <w:p w14:paraId="3103C5DF" w14:textId="0ED65F00" w:rsidR="00DA053F" w:rsidRPr="003D0B3E" w:rsidRDefault="00973EAE" w:rsidP="00427958">
      <w:pPr>
        <w:pStyle w:val="ListParagraph"/>
        <w:ind w:left="1530" w:hanging="90"/>
        <w:rPr>
          <w:sz w:val="22"/>
          <w:szCs w:val="22"/>
        </w:rPr>
      </w:pPr>
      <w:r w:rsidRPr="003D0B3E">
        <w:rPr>
          <w:sz w:val="22"/>
          <w:szCs w:val="22"/>
        </w:rPr>
        <w:t>Specifically, an understanding of run types, i.e., hybrid, branch, and startup, is recommended</w:t>
      </w:r>
      <w:r w:rsidR="00024CF7" w:rsidRPr="003D0B3E">
        <w:rPr>
          <w:sz w:val="22"/>
          <w:szCs w:val="22"/>
        </w:rPr>
        <w:t xml:space="preserve"> (</w:t>
      </w:r>
      <w:hyperlink r:id="rId18" w:history="1">
        <w:r w:rsidR="00024CF7" w:rsidRPr="003D0B3E">
          <w:rPr>
            <w:rStyle w:val="Hyperlink"/>
            <w:rFonts w:ascii="Times New Roman" w:hAnsi="Times New Roman" w:cs="Times New Roman"/>
            <w:sz w:val="22"/>
            <w:szCs w:val="22"/>
          </w:rPr>
          <w:t>https://github.com/ESMCI/cime/wiki/Customizing-runtime-settings</w:t>
        </w:r>
      </w:hyperlink>
      <w:r w:rsidR="00024CF7" w:rsidRPr="003D0B3E">
        <w:rPr>
          <w:sz w:val="22"/>
          <w:szCs w:val="22"/>
        </w:rPr>
        <w:t>)</w:t>
      </w:r>
    </w:p>
    <w:p w14:paraId="211E644F" w14:textId="77777777" w:rsidR="00DA053F" w:rsidRPr="003D0B3E" w:rsidRDefault="00DA053F" w:rsidP="00427958">
      <w:pPr>
        <w:ind w:left="1530" w:hanging="450"/>
        <w:rPr>
          <w:sz w:val="22"/>
          <w:szCs w:val="22"/>
        </w:rPr>
      </w:pPr>
    </w:p>
    <w:p w14:paraId="177269C5" w14:textId="73AEA6DB" w:rsidR="00DA053F" w:rsidRPr="003D0B3E" w:rsidRDefault="00DA053F" w:rsidP="0024337B">
      <w:pPr>
        <w:pStyle w:val="ListParagraph"/>
        <w:numPr>
          <w:ilvl w:val="0"/>
          <w:numId w:val="6"/>
        </w:numPr>
        <w:rPr>
          <w:sz w:val="22"/>
          <w:szCs w:val="22"/>
        </w:rPr>
      </w:pPr>
      <w:r w:rsidRPr="003D0B3E">
        <w:rPr>
          <w:sz w:val="22"/>
          <w:szCs w:val="22"/>
        </w:rPr>
        <w:t>The instructions within this manual u</w:t>
      </w:r>
      <w:r w:rsidR="00BD7C5C">
        <w:rPr>
          <w:sz w:val="22"/>
          <w:szCs w:val="22"/>
        </w:rPr>
        <w:t>tilize</w:t>
      </w:r>
      <w:r w:rsidRPr="003D0B3E">
        <w:rPr>
          <w:sz w:val="22"/>
          <w:szCs w:val="22"/>
        </w:rPr>
        <w:t>s</w:t>
      </w:r>
      <w:r w:rsidR="00BD7C5C">
        <w:rPr>
          <w:sz w:val="22"/>
          <w:szCs w:val="22"/>
        </w:rPr>
        <w:t xml:space="preserve"> (CMIP6-</w:t>
      </w:r>
      <w:del w:id="154" w:author="Benedict, Jim" w:date="2020-05-22T10:03:00Z">
        <w:r w:rsidR="00BD7C5C" w:rsidDel="00690C81">
          <w:rPr>
            <w:sz w:val="22"/>
            <w:szCs w:val="22"/>
          </w:rPr>
          <w:delText>consistent</w:delText>
        </w:r>
      </w:del>
      <w:ins w:id="155" w:author="Benedict, Jim" w:date="2020-05-22T10:03:00Z">
        <w:r w:rsidR="00690C81">
          <w:rPr>
            <w:sz w:val="22"/>
            <w:szCs w:val="22"/>
          </w:rPr>
          <w:t>class</w:t>
        </w:r>
      </w:ins>
      <w:r w:rsidR="00BD7C5C">
        <w:rPr>
          <w:sz w:val="22"/>
          <w:szCs w:val="22"/>
        </w:rPr>
        <w:t>) CESM *</w:t>
      </w:r>
      <w:r w:rsidR="00BD7C5C" w:rsidRPr="00BD7C5C">
        <w:rPr>
          <w:b/>
          <w:bCs/>
          <w:sz w:val="22"/>
          <w:szCs w:val="22"/>
        </w:rPr>
        <w:t>version</w:t>
      </w:r>
      <w:r w:rsidR="00BD7C5C">
        <w:rPr>
          <w:b/>
          <w:bCs/>
          <w:sz w:val="22"/>
          <w:szCs w:val="22"/>
        </w:rPr>
        <w:t xml:space="preserve"> </w:t>
      </w:r>
      <w:r w:rsidRPr="00BD7C5C">
        <w:rPr>
          <w:b/>
          <w:bCs/>
          <w:color w:val="000000" w:themeColor="text1"/>
          <w:sz w:val="22"/>
          <w:szCs w:val="22"/>
        </w:rPr>
        <w:t>2.1</w:t>
      </w:r>
      <w:r w:rsidR="00BD7C5C">
        <w:rPr>
          <w:b/>
          <w:bCs/>
          <w:color w:val="000000" w:themeColor="text1"/>
          <w:sz w:val="22"/>
          <w:szCs w:val="22"/>
        </w:rPr>
        <w:t>*</w:t>
      </w:r>
      <w:r w:rsidRPr="003D0B3E">
        <w:rPr>
          <w:sz w:val="22"/>
          <w:szCs w:val="22"/>
        </w:rPr>
        <w:t>, but any version of CESM that is compatible with CAM6 is valid so long as the user is comfortable debugging potential version-incompatibility errors (</w:t>
      </w:r>
      <w:del w:id="156" w:author="Benedict, Jim" w:date="2020-05-22T10:04:00Z">
        <w:r w:rsidRPr="003D0B3E" w:rsidDel="00690C81">
          <w:rPr>
            <w:sz w:val="22"/>
            <w:szCs w:val="22"/>
          </w:rPr>
          <w:delText xml:space="preserve">in </w:delText>
        </w:r>
      </w:del>
      <w:ins w:id="157" w:author="Benedict, Jim" w:date="2020-05-22T10:04:00Z">
        <w:r w:rsidR="00690C81">
          <w:rPr>
            <w:sz w:val="22"/>
            <w:szCs w:val="22"/>
          </w:rPr>
          <w:t>arising from</w:t>
        </w:r>
        <w:r w:rsidR="00690C81" w:rsidRPr="003D0B3E">
          <w:rPr>
            <w:sz w:val="22"/>
            <w:szCs w:val="22"/>
          </w:rPr>
          <w:t xml:space="preserve"> </w:t>
        </w:r>
      </w:ins>
      <w:r w:rsidRPr="003D0B3E">
        <w:rPr>
          <w:sz w:val="22"/>
          <w:szCs w:val="22"/>
        </w:rPr>
        <w:t>source code modifications, for example</w:t>
      </w:r>
      <w:r w:rsidR="00BD7C5C">
        <w:rPr>
          <w:sz w:val="22"/>
          <w:szCs w:val="22"/>
        </w:rPr>
        <w:t>).</w:t>
      </w:r>
    </w:p>
    <w:p w14:paraId="1262FA08" w14:textId="77777777" w:rsidR="00DA053F" w:rsidRPr="003D0B3E" w:rsidRDefault="00DA053F" w:rsidP="0024337B">
      <w:pPr>
        <w:pStyle w:val="ListParagraph"/>
        <w:rPr>
          <w:sz w:val="22"/>
          <w:szCs w:val="22"/>
        </w:rPr>
      </w:pPr>
    </w:p>
    <w:p w14:paraId="39D87C8E" w14:textId="5B737940" w:rsidR="006244E1" w:rsidRPr="003D0B3E" w:rsidRDefault="006244E1" w:rsidP="0024337B">
      <w:pPr>
        <w:pStyle w:val="ListParagraph"/>
        <w:numPr>
          <w:ilvl w:val="0"/>
          <w:numId w:val="6"/>
        </w:numPr>
        <w:rPr>
          <w:sz w:val="22"/>
          <w:szCs w:val="22"/>
        </w:rPr>
      </w:pPr>
      <w:r w:rsidRPr="003D0B3E">
        <w:rPr>
          <w:sz w:val="22"/>
          <w:szCs w:val="22"/>
        </w:rPr>
        <w:t>Other notes:</w:t>
      </w:r>
    </w:p>
    <w:p w14:paraId="40386AC9" w14:textId="05E5E4D5" w:rsidR="006244E1" w:rsidRPr="003D0B3E" w:rsidRDefault="00A513B0" w:rsidP="0024337B">
      <w:pPr>
        <w:pStyle w:val="ListParagraph"/>
        <w:numPr>
          <w:ilvl w:val="1"/>
          <w:numId w:val="6"/>
        </w:numPr>
        <w:rPr>
          <w:sz w:val="22"/>
          <w:szCs w:val="22"/>
        </w:rPr>
      </w:pPr>
      <w:r>
        <w:rPr>
          <w:sz w:val="22"/>
          <w:szCs w:val="22"/>
        </w:rPr>
        <w:t xml:space="preserve">Filenames, directories and their paths, and </w:t>
      </w:r>
      <w:r w:rsidR="0012254A">
        <w:rPr>
          <w:sz w:val="22"/>
          <w:szCs w:val="22"/>
        </w:rPr>
        <w:t xml:space="preserve">executable </w:t>
      </w:r>
      <w:r>
        <w:rPr>
          <w:sz w:val="22"/>
          <w:szCs w:val="22"/>
        </w:rPr>
        <w:t>c</w:t>
      </w:r>
      <w:r w:rsidR="00DA053F" w:rsidRPr="003D0B3E">
        <w:rPr>
          <w:sz w:val="22"/>
          <w:szCs w:val="22"/>
        </w:rPr>
        <w:t xml:space="preserve">ode in the command line </w:t>
      </w:r>
      <w:r w:rsidR="0003670E">
        <w:rPr>
          <w:rFonts w:cs="Courier New"/>
          <w:color w:val="000000" w:themeColor="text1"/>
          <w:sz w:val="22"/>
          <w:szCs w:val="22"/>
        </w:rPr>
        <w:t>will be</w:t>
      </w:r>
      <w:r w:rsidR="00DA053F" w:rsidRPr="003D0B3E">
        <w:rPr>
          <w:rFonts w:cs="Courier New"/>
          <w:color w:val="000000" w:themeColor="text1"/>
          <w:sz w:val="22"/>
          <w:szCs w:val="22"/>
        </w:rPr>
        <w:t xml:space="preserve"> in </w:t>
      </w:r>
      <w:del w:id="158" w:author="Brian Medeiros" w:date="2021-04-22T10:04:00Z">
        <w:r w:rsidR="00DA053F" w:rsidRPr="003D0B3E" w:rsidDel="003613A8">
          <w:rPr>
            <w:rFonts w:ascii="Menlo" w:hAnsi="Menlo" w:cs="Menlo"/>
            <w:color w:val="000000" w:themeColor="text1"/>
            <w:sz w:val="22"/>
            <w:szCs w:val="22"/>
          </w:rPr>
          <w:delText xml:space="preserve">this </w:delText>
        </w:r>
      </w:del>
      <w:ins w:id="159" w:author="Brian Medeiros" w:date="2021-04-22T10:04:00Z">
        <w:r w:rsidR="003613A8" w:rsidRPr="003D0B3E">
          <w:rPr>
            <w:rFonts w:ascii="Menlo" w:hAnsi="Menlo" w:cs="Menlo"/>
            <w:color w:val="000000" w:themeColor="text1"/>
            <w:sz w:val="22"/>
            <w:szCs w:val="22"/>
          </w:rPr>
          <w:t>t</w:t>
        </w:r>
        <w:r w:rsidR="003613A8">
          <w:rPr>
            <w:rFonts w:ascii="Menlo" w:hAnsi="Menlo" w:cs="Menlo"/>
            <w:color w:val="000000" w:themeColor="text1"/>
            <w:sz w:val="22"/>
            <w:szCs w:val="22"/>
          </w:rPr>
          <w:t>ypewriter</w:t>
        </w:r>
        <w:r w:rsidR="003613A8" w:rsidRPr="003D0B3E">
          <w:rPr>
            <w:rFonts w:ascii="Menlo" w:hAnsi="Menlo" w:cs="Menlo"/>
            <w:color w:val="000000" w:themeColor="text1"/>
            <w:sz w:val="22"/>
            <w:szCs w:val="22"/>
          </w:rPr>
          <w:t xml:space="preserve"> </w:t>
        </w:r>
      </w:ins>
      <w:r w:rsidR="00DA053F" w:rsidRPr="003D0B3E">
        <w:rPr>
          <w:rFonts w:ascii="Menlo" w:hAnsi="Menlo" w:cs="Menlo"/>
          <w:color w:val="000000" w:themeColor="text1"/>
          <w:sz w:val="22"/>
          <w:szCs w:val="22"/>
        </w:rPr>
        <w:t>font</w:t>
      </w:r>
      <w:r w:rsidR="00DA053F" w:rsidRPr="003D0B3E">
        <w:rPr>
          <w:sz w:val="22"/>
          <w:szCs w:val="22"/>
        </w:rPr>
        <w:t xml:space="preserve">. </w:t>
      </w:r>
      <w:r w:rsidR="00E41C38">
        <w:rPr>
          <w:sz w:val="22"/>
          <w:szCs w:val="22"/>
        </w:rPr>
        <w:t>A</w:t>
      </w:r>
      <w:r w:rsidR="00DA053F" w:rsidRPr="003D0B3E">
        <w:rPr>
          <w:sz w:val="22"/>
          <w:szCs w:val="22"/>
        </w:rPr>
        <w:t xml:space="preserve"> dollar sign ($) prefix indicates </w:t>
      </w:r>
      <w:ins w:id="160" w:author="Brian Medeiros" w:date="2021-04-22T10:05:00Z">
        <w:r w:rsidR="003613A8">
          <w:rPr>
            <w:sz w:val="22"/>
            <w:szCs w:val="22"/>
          </w:rPr>
          <w:t>a shell</w:t>
        </w:r>
      </w:ins>
      <w:ins w:id="161" w:author="Brian Medeiros" w:date="2021-04-22T10:07:00Z">
        <w:r w:rsidR="003613A8">
          <w:rPr>
            <w:sz w:val="22"/>
            <w:szCs w:val="22"/>
          </w:rPr>
          <w:t>-like</w:t>
        </w:r>
      </w:ins>
      <w:ins w:id="162" w:author="Brian Medeiros" w:date="2021-04-22T10:05:00Z">
        <w:r w:rsidR="003613A8">
          <w:rPr>
            <w:sz w:val="22"/>
            <w:szCs w:val="22"/>
          </w:rPr>
          <w:t xml:space="preserve"> variable evaluation. For example, </w:t>
        </w:r>
      </w:ins>
      <w:del w:id="163" w:author="Brian Medeiros" w:date="2021-04-22T10:05:00Z">
        <w:r w:rsidR="00DA053F" w:rsidRPr="003D0B3E" w:rsidDel="003613A8">
          <w:rPr>
            <w:sz w:val="22"/>
            <w:szCs w:val="22"/>
          </w:rPr>
          <w:delText>t</w:delText>
        </w:r>
      </w:del>
      <w:del w:id="164" w:author="Brian Medeiros" w:date="2021-04-22T10:06:00Z">
        <w:r w:rsidR="00DA053F" w:rsidRPr="003D0B3E" w:rsidDel="003613A8">
          <w:rPr>
            <w:sz w:val="22"/>
            <w:szCs w:val="22"/>
          </w:rPr>
          <w:delText xml:space="preserve">hat </w:delText>
        </w:r>
        <w:r w:rsidR="0012254A" w:rsidDel="003613A8">
          <w:rPr>
            <w:sz w:val="22"/>
            <w:szCs w:val="22"/>
          </w:rPr>
          <w:delText>the user</w:delText>
        </w:r>
        <w:r w:rsidR="00DA053F" w:rsidRPr="003D0B3E" w:rsidDel="003613A8">
          <w:rPr>
            <w:sz w:val="22"/>
            <w:szCs w:val="22"/>
          </w:rPr>
          <w:delText xml:space="preserve"> should replace</w:delText>
        </w:r>
        <w:r w:rsidR="00FF5602" w:rsidDel="003613A8">
          <w:rPr>
            <w:sz w:val="22"/>
            <w:szCs w:val="22"/>
          </w:rPr>
          <w:delText xml:space="preserve"> the text immediately following</w:delText>
        </w:r>
        <w:r w:rsidR="00DA053F" w:rsidRPr="003D0B3E" w:rsidDel="003613A8">
          <w:rPr>
            <w:sz w:val="22"/>
            <w:szCs w:val="22"/>
          </w:rPr>
          <w:delText xml:space="preserve"> </w:delText>
        </w:r>
        <w:r w:rsidR="00FF5602" w:rsidDel="003613A8">
          <w:rPr>
            <w:sz w:val="22"/>
            <w:szCs w:val="22"/>
          </w:rPr>
          <w:delText>(</w:delText>
        </w:r>
      </w:del>
      <w:r w:rsidR="00DA053F" w:rsidRPr="003D0B3E">
        <w:rPr>
          <w:rFonts w:ascii="Menlo" w:hAnsi="Menlo" w:cs="Menlo"/>
          <w:sz w:val="22"/>
          <w:szCs w:val="22"/>
        </w:rPr>
        <w:t>$WORD</w:t>
      </w:r>
      <w:del w:id="165" w:author="Brian Medeiros" w:date="2021-04-22T10:06:00Z">
        <w:r w:rsidR="00FF5602" w:rsidDel="003613A8">
          <w:rPr>
            <w:rFonts w:ascii="Menlo" w:hAnsi="Menlo" w:cs="Menlo"/>
            <w:sz w:val="22"/>
            <w:szCs w:val="22"/>
          </w:rPr>
          <w:delText>)</w:delText>
        </w:r>
      </w:del>
      <w:r w:rsidR="00DA053F" w:rsidRPr="003D0B3E">
        <w:rPr>
          <w:sz w:val="22"/>
          <w:szCs w:val="22"/>
        </w:rPr>
        <w:t xml:space="preserve"> </w:t>
      </w:r>
      <w:ins w:id="166" w:author="Brian Medeiros" w:date="2021-04-22T10:06:00Z">
        <w:r w:rsidR="003613A8">
          <w:rPr>
            <w:sz w:val="22"/>
            <w:szCs w:val="22"/>
          </w:rPr>
          <w:t xml:space="preserve">is replaced with the value of the </w:t>
        </w:r>
        <w:r w:rsidR="003613A8" w:rsidRPr="003D0B3E">
          <w:rPr>
            <w:rFonts w:ascii="Menlo" w:hAnsi="Menlo" w:cs="Menlo"/>
            <w:sz w:val="22"/>
            <w:szCs w:val="22"/>
          </w:rPr>
          <w:t>WORD</w:t>
        </w:r>
        <w:r w:rsidR="003613A8" w:rsidRPr="003D0B3E">
          <w:rPr>
            <w:sz w:val="22"/>
            <w:szCs w:val="22"/>
          </w:rPr>
          <w:t xml:space="preserve"> </w:t>
        </w:r>
        <w:r w:rsidR="003613A8">
          <w:rPr>
            <w:sz w:val="22"/>
            <w:szCs w:val="22"/>
          </w:rPr>
          <w:t>variable</w:t>
        </w:r>
      </w:ins>
      <w:ins w:id="167" w:author="Brian Medeiros" w:date="2021-04-22T10:07:00Z">
        <w:r w:rsidR="003613A8">
          <w:rPr>
            <w:sz w:val="22"/>
            <w:szCs w:val="22"/>
          </w:rPr>
          <w:t>,</w:t>
        </w:r>
      </w:ins>
      <w:ins w:id="168" w:author="Brian Medeiros" w:date="2021-04-22T10:06:00Z">
        <w:r w:rsidR="003613A8">
          <w:rPr>
            <w:sz w:val="22"/>
            <w:szCs w:val="22"/>
          </w:rPr>
          <w:t xml:space="preserve"> </w:t>
        </w:r>
      </w:ins>
      <w:del w:id="169" w:author="Brian Medeiros" w:date="2021-04-22T10:06:00Z">
        <w:r w:rsidR="00DA053F" w:rsidRPr="003D0B3E" w:rsidDel="003613A8">
          <w:rPr>
            <w:sz w:val="22"/>
            <w:szCs w:val="22"/>
          </w:rPr>
          <w:delText xml:space="preserve">with </w:delText>
        </w:r>
        <w:r w:rsidR="0012254A" w:rsidDel="003613A8">
          <w:rPr>
            <w:sz w:val="22"/>
            <w:szCs w:val="22"/>
          </w:rPr>
          <w:delText>their</w:delText>
        </w:r>
        <w:r w:rsidR="00DA053F" w:rsidRPr="003D0B3E" w:rsidDel="003613A8">
          <w:rPr>
            <w:sz w:val="22"/>
            <w:szCs w:val="22"/>
          </w:rPr>
          <w:delText xml:space="preserve"> own username</w:delText>
        </w:r>
        <w:r w:rsidR="00D86B90" w:rsidDel="003613A8">
          <w:rPr>
            <w:sz w:val="22"/>
            <w:szCs w:val="22"/>
          </w:rPr>
          <w:delText xml:space="preserve"> </w:delText>
        </w:r>
        <w:r w:rsidR="00D86B90" w:rsidRPr="00D86B90" w:rsidDel="003613A8">
          <w:rPr>
            <w:rFonts w:ascii="Calibri" w:hAnsi="Calibri" w:cs="Menlo"/>
            <w:sz w:val="22"/>
            <w:szCs w:val="22"/>
          </w:rPr>
          <w:delText>(</w:delText>
        </w:r>
      </w:del>
      <w:r w:rsidR="00D86B90" w:rsidRPr="00D86B90">
        <w:rPr>
          <w:rFonts w:ascii="Menlo" w:hAnsi="Menlo" w:cs="Menlo"/>
          <w:sz w:val="22"/>
          <w:szCs w:val="22"/>
        </w:rPr>
        <w:t>$USERNAME</w:t>
      </w:r>
      <w:del w:id="170" w:author="Brian Medeiros" w:date="2021-04-22T10:06:00Z">
        <w:r w:rsidR="00D86B90" w:rsidDel="003613A8">
          <w:rPr>
            <w:sz w:val="22"/>
            <w:szCs w:val="22"/>
          </w:rPr>
          <w:delText>)</w:delText>
        </w:r>
      </w:del>
      <w:ins w:id="171" w:author="Brian Medeiros" w:date="2021-04-22T10:06:00Z">
        <w:r w:rsidR="003613A8">
          <w:rPr>
            <w:sz w:val="22"/>
            <w:szCs w:val="22"/>
          </w:rPr>
          <w:t xml:space="preserve"> indicates the current user’s user</w:t>
        </w:r>
      </w:ins>
      <w:ins w:id="172" w:author="Brian Medeiros" w:date="2021-04-22T10:07:00Z">
        <w:r w:rsidR="003613A8">
          <w:rPr>
            <w:sz w:val="22"/>
            <w:szCs w:val="22"/>
          </w:rPr>
          <w:t xml:space="preserve">name, </w:t>
        </w:r>
      </w:ins>
      <w:del w:id="173" w:author="Brian Medeiros" w:date="2021-04-22T10:06:00Z">
        <w:r w:rsidR="00DA053F" w:rsidRPr="003D0B3E" w:rsidDel="003613A8">
          <w:rPr>
            <w:sz w:val="22"/>
            <w:szCs w:val="22"/>
          </w:rPr>
          <w:delText>,</w:delText>
        </w:r>
      </w:del>
      <w:r w:rsidR="00DA053F" w:rsidRPr="003D0B3E">
        <w:rPr>
          <w:sz w:val="22"/>
          <w:szCs w:val="22"/>
        </w:rPr>
        <w:t xml:space="preserve"> </w:t>
      </w:r>
      <w:ins w:id="174" w:author="Brian Medeiros" w:date="2021-04-22T10:07:00Z">
        <w:r w:rsidR="003613A8">
          <w:rPr>
            <w:sz w:val="22"/>
            <w:szCs w:val="22"/>
          </w:rPr>
          <w:t xml:space="preserve">and the same goes for </w:t>
        </w:r>
      </w:ins>
      <w:r w:rsidR="00DA053F" w:rsidRPr="003D0B3E">
        <w:rPr>
          <w:sz w:val="22"/>
          <w:szCs w:val="22"/>
        </w:rPr>
        <w:t>filename</w:t>
      </w:r>
      <w:ins w:id="175" w:author="Brian Medeiros" w:date="2021-04-22T10:07:00Z">
        <w:r w:rsidR="003613A8">
          <w:rPr>
            <w:sz w:val="22"/>
            <w:szCs w:val="22"/>
          </w:rPr>
          <w:t>s</w:t>
        </w:r>
      </w:ins>
      <w:r w:rsidR="00D86B90">
        <w:rPr>
          <w:sz w:val="22"/>
          <w:szCs w:val="22"/>
        </w:rPr>
        <w:t xml:space="preserve"> </w:t>
      </w:r>
      <w:r w:rsidR="00D86B90" w:rsidRPr="00D86B90">
        <w:rPr>
          <w:rFonts w:ascii="Calibri" w:hAnsi="Calibri" w:cs="Menlo"/>
          <w:sz w:val="22"/>
          <w:szCs w:val="22"/>
        </w:rPr>
        <w:t>(</w:t>
      </w:r>
      <w:r w:rsidR="00D86B90" w:rsidRPr="00D86B90">
        <w:rPr>
          <w:rFonts w:ascii="Menlo" w:hAnsi="Menlo" w:cs="Menlo"/>
          <w:sz w:val="22"/>
          <w:szCs w:val="22"/>
        </w:rPr>
        <w:t>$</w:t>
      </w:r>
      <w:r w:rsidR="00D86B90">
        <w:rPr>
          <w:rFonts w:ascii="Menlo" w:hAnsi="Menlo" w:cs="Menlo"/>
          <w:sz w:val="22"/>
          <w:szCs w:val="22"/>
        </w:rPr>
        <w:t>FILENAME</w:t>
      </w:r>
      <w:r w:rsidR="00D86B90">
        <w:rPr>
          <w:sz w:val="22"/>
          <w:szCs w:val="22"/>
        </w:rPr>
        <w:t>)</w:t>
      </w:r>
      <w:ins w:id="176" w:author="Brian Medeiros" w:date="2021-04-22T10:07:00Z">
        <w:r w:rsidR="003613A8">
          <w:rPr>
            <w:sz w:val="22"/>
            <w:szCs w:val="22"/>
          </w:rPr>
          <w:t xml:space="preserve"> and</w:t>
        </w:r>
      </w:ins>
      <w:del w:id="177" w:author="Brian Medeiros" w:date="2021-04-22T10:07:00Z">
        <w:r w:rsidR="00DA053F" w:rsidRPr="003D0B3E" w:rsidDel="003613A8">
          <w:rPr>
            <w:sz w:val="22"/>
            <w:szCs w:val="22"/>
          </w:rPr>
          <w:delText>,</w:delText>
        </w:r>
      </w:del>
      <w:r w:rsidR="00DA053F" w:rsidRPr="003D0B3E">
        <w:rPr>
          <w:sz w:val="22"/>
          <w:szCs w:val="22"/>
        </w:rPr>
        <w:t xml:space="preserve"> path</w:t>
      </w:r>
      <w:ins w:id="178" w:author="Brian Medeiros" w:date="2021-04-22T10:07:00Z">
        <w:r w:rsidR="003613A8">
          <w:rPr>
            <w:sz w:val="22"/>
            <w:szCs w:val="22"/>
          </w:rPr>
          <w:t>s</w:t>
        </w:r>
      </w:ins>
      <w:r w:rsidR="00DA053F" w:rsidRPr="003D0B3E">
        <w:rPr>
          <w:sz w:val="22"/>
          <w:szCs w:val="22"/>
        </w:rPr>
        <w:t xml:space="preserve"> </w:t>
      </w:r>
      <w:del w:id="179" w:author="Brian Medeiros" w:date="2021-04-22T10:07:00Z">
        <w:r w:rsidR="00DA053F" w:rsidRPr="003D0B3E" w:rsidDel="003613A8">
          <w:rPr>
            <w:sz w:val="22"/>
            <w:szCs w:val="22"/>
          </w:rPr>
          <w:delText>or directory</w:delText>
        </w:r>
      </w:del>
      <w:r w:rsidR="00D86B90">
        <w:rPr>
          <w:sz w:val="22"/>
          <w:szCs w:val="22"/>
        </w:rPr>
        <w:t xml:space="preserve"> </w:t>
      </w:r>
      <w:r w:rsidR="00D86B90" w:rsidRPr="00D86B90">
        <w:rPr>
          <w:rFonts w:ascii="Calibri" w:hAnsi="Calibri" w:cs="Menlo"/>
          <w:sz w:val="22"/>
          <w:szCs w:val="22"/>
        </w:rPr>
        <w:t>(</w:t>
      </w:r>
      <w:r w:rsidR="00D86B90" w:rsidRPr="00D86B90">
        <w:rPr>
          <w:rFonts w:ascii="Menlo" w:hAnsi="Menlo" w:cs="Menlo"/>
          <w:sz w:val="22"/>
          <w:szCs w:val="22"/>
        </w:rPr>
        <w:t>$</w:t>
      </w:r>
      <w:r w:rsidR="00D86B90">
        <w:rPr>
          <w:rFonts w:ascii="Menlo" w:hAnsi="Menlo" w:cs="Menlo"/>
          <w:sz w:val="22"/>
          <w:szCs w:val="22"/>
        </w:rPr>
        <w:t>PATH/TO/DIRECTORY</w:t>
      </w:r>
      <w:r w:rsidR="00D86B90">
        <w:rPr>
          <w:sz w:val="22"/>
          <w:szCs w:val="22"/>
        </w:rPr>
        <w:t>)</w:t>
      </w:r>
      <w:r w:rsidR="00DA053F" w:rsidRPr="003D0B3E">
        <w:rPr>
          <w:sz w:val="22"/>
          <w:szCs w:val="22"/>
        </w:rPr>
        <w:t>.</w:t>
      </w:r>
    </w:p>
    <w:p w14:paraId="5C349CE9" w14:textId="08D15988" w:rsidR="00DA053F" w:rsidRPr="00690C81" w:rsidRDefault="00DA053F" w:rsidP="0024337B">
      <w:pPr>
        <w:pStyle w:val="ListParagraph"/>
        <w:numPr>
          <w:ilvl w:val="1"/>
          <w:numId w:val="6"/>
        </w:numPr>
        <w:rPr>
          <w:ins w:id="180" w:author="Benedict, Jim" w:date="2020-05-22T10:10:00Z"/>
          <w:sz w:val="22"/>
          <w:szCs w:val="22"/>
          <w:rPrChange w:id="181" w:author="Benedict, Jim" w:date="2020-05-22T10:10:00Z">
            <w:rPr>
              <w:ins w:id="182" w:author="Benedict, Jim" w:date="2020-05-22T10:10:00Z"/>
              <w:rFonts w:ascii="Menlo" w:hAnsi="Menlo" w:cs="Menlo"/>
              <w:color w:val="000000" w:themeColor="text1"/>
              <w:sz w:val="22"/>
              <w:szCs w:val="22"/>
            </w:rPr>
          </w:rPrChange>
        </w:rPr>
      </w:pPr>
      <w:del w:id="183" w:author="Brian Medeiros" w:date="2021-04-22T10:08:00Z">
        <w:r w:rsidRPr="003D0B3E" w:rsidDel="003613A8">
          <w:rPr>
            <w:sz w:val="22"/>
            <w:szCs w:val="22"/>
          </w:rPr>
          <w:delText>Users may find e</w:delText>
        </w:r>
      </w:del>
      <w:ins w:id="184" w:author="Brian Medeiros" w:date="2021-04-22T10:08:00Z">
        <w:r w:rsidR="003613A8">
          <w:rPr>
            <w:sz w:val="22"/>
            <w:szCs w:val="22"/>
          </w:rPr>
          <w:t>E</w:t>
        </w:r>
      </w:ins>
      <w:r w:rsidRPr="003D0B3E">
        <w:rPr>
          <w:sz w:val="22"/>
          <w:szCs w:val="22"/>
        </w:rPr>
        <w:t xml:space="preserve">xample cases, scripts, and source modifications for CAM6 </w:t>
      </w:r>
      <w:r w:rsidR="00166D75">
        <w:rPr>
          <w:sz w:val="22"/>
          <w:szCs w:val="22"/>
        </w:rPr>
        <w:t>cloud locking</w:t>
      </w:r>
      <w:r w:rsidRPr="003D0B3E">
        <w:rPr>
          <w:color w:val="000000" w:themeColor="text1"/>
          <w:sz w:val="22"/>
          <w:szCs w:val="22"/>
        </w:rPr>
        <w:t xml:space="preserve"> </w:t>
      </w:r>
      <w:ins w:id="185" w:author="Brian Medeiros" w:date="2021-04-22T10:08:00Z">
        <w:r w:rsidR="003613A8">
          <w:rPr>
            <w:color w:val="000000" w:themeColor="text1"/>
            <w:sz w:val="22"/>
            <w:szCs w:val="22"/>
          </w:rPr>
          <w:t xml:space="preserve">are archived </w:t>
        </w:r>
      </w:ins>
      <w:r w:rsidRPr="003D0B3E">
        <w:rPr>
          <w:color w:val="000000" w:themeColor="text1"/>
          <w:sz w:val="22"/>
          <w:szCs w:val="22"/>
        </w:rPr>
        <w:t xml:space="preserve">in </w:t>
      </w:r>
      <w:commentRangeStart w:id="186"/>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/cases/cesm2_cldlck</w:t>
      </w:r>
      <w:commentRangeEnd w:id="186"/>
      <w:r w:rsidR="003613A8">
        <w:rPr>
          <w:rStyle w:val="CommentReference"/>
        </w:rPr>
        <w:commentReference w:id="186"/>
      </w:r>
      <w:r w:rsidRPr="003D0B3E">
        <w:rPr>
          <w:sz w:val="22"/>
          <w:szCs w:val="22"/>
        </w:rPr>
        <w:t xml:space="preserve">. </w:t>
      </w:r>
      <w:commentRangeStart w:id="187"/>
      <w:r w:rsidRPr="003D0B3E">
        <w:rPr>
          <w:sz w:val="22"/>
          <w:szCs w:val="22"/>
        </w:rPr>
        <w:t xml:space="preserve">Users may additionally find </w:t>
      </w:r>
      <w:r w:rsidR="00166D75">
        <w:rPr>
          <w:sz w:val="22"/>
          <w:szCs w:val="22"/>
        </w:rPr>
        <w:t>cloud locking</w:t>
      </w:r>
      <w:r w:rsidR="000810C0" w:rsidRPr="003D0B3E">
        <w:rPr>
          <w:sz w:val="22"/>
          <w:szCs w:val="22"/>
        </w:rPr>
        <w:t xml:space="preserve">-relevant </w:t>
      </w:r>
      <w:r w:rsidRPr="003D0B3E">
        <w:rPr>
          <w:sz w:val="22"/>
          <w:szCs w:val="22"/>
        </w:rPr>
        <w:t xml:space="preserve">edits to the </w:t>
      </w:r>
      <w:r w:rsidR="000810C0" w:rsidRPr="003D0B3E">
        <w:rPr>
          <w:sz w:val="22"/>
          <w:szCs w:val="22"/>
        </w:rPr>
        <w:t>cesm2.1.3</w:t>
      </w:r>
      <w:r w:rsidRPr="003D0B3E">
        <w:rPr>
          <w:sz w:val="22"/>
          <w:szCs w:val="22"/>
        </w:rPr>
        <w:t xml:space="preserve"> codebase (</w:t>
      </w:r>
      <w:r w:rsidRPr="003D0B3E">
        <w:rPr>
          <w:color w:val="000000" w:themeColor="text1"/>
          <w:sz w:val="22"/>
          <w:szCs w:val="22"/>
        </w:rPr>
        <w:t xml:space="preserve">outlined in step </w:t>
      </w:r>
      <w:r w:rsidR="00AA7D89">
        <w:rPr>
          <w:color w:val="000000" w:themeColor="text1"/>
          <w:sz w:val="22"/>
          <w:szCs w:val="22"/>
        </w:rPr>
        <w:t>3</w:t>
      </w:r>
      <w:r w:rsidRPr="003D0B3E">
        <w:rPr>
          <w:sz w:val="22"/>
          <w:szCs w:val="22"/>
        </w:rPr>
        <w:t xml:space="preserve">) in </w:t>
      </w:r>
      <w:r w:rsidRPr="003D0B3E">
        <w:rPr>
          <w:rFonts w:ascii="Menlo" w:hAnsi="Menlo" w:cs="Menlo"/>
          <w:color w:val="000000" w:themeColor="text1"/>
          <w:sz w:val="22"/>
          <w:szCs w:val="22"/>
        </w:rPr>
        <w:t>/glade/work/</w:t>
      </w:r>
      <w:proofErr w:type="spellStart"/>
      <w:r w:rsidRPr="003D0B3E">
        <w:rPr>
          <w:rFonts w:ascii="Menlo" w:hAnsi="Menlo" w:cs="Menlo"/>
          <w:color w:val="000000" w:themeColor="text1"/>
          <w:sz w:val="22"/>
          <w:szCs w:val="22"/>
        </w:rPr>
        <w:t>eleanorm</w:t>
      </w:r>
      <w:proofErr w:type="spellEnd"/>
      <w:r w:rsidRPr="003D0B3E">
        <w:rPr>
          <w:rFonts w:ascii="Menlo" w:hAnsi="Menlo" w:cs="Menlo"/>
          <w:color w:val="000000" w:themeColor="text1"/>
          <w:sz w:val="22"/>
          <w:szCs w:val="22"/>
        </w:rPr>
        <w:t>/models/</w:t>
      </w:r>
      <w:r w:rsidR="000810C0" w:rsidRPr="003D0B3E">
        <w:rPr>
          <w:rFonts w:ascii="Menlo" w:hAnsi="Menlo" w:cs="Menlo"/>
          <w:color w:val="000000" w:themeColor="text1"/>
          <w:sz w:val="22"/>
          <w:szCs w:val="22"/>
        </w:rPr>
        <w:t>cesm2_1_3</w:t>
      </w:r>
      <w:commentRangeEnd w:id="187"/>
      <w:r w:rsidR="003613A8">
        <w:rPr>
          <w:rStyle w:val="CommentReference"/>
        </w:rPr>
        <w:commentReference w:id="187"/>
      </w:r>
    </w:p>
    <w:p w14:paraId="51B08F63" w14:textId="24500B91" w:rsidR="00690C81" w:rsidRPr="00690C81" w:rsidRDefault="00690C81" w:rsidP="0024337B">
      <w:pPr>
        <w:pStyle w:val="ListParagraph"/>
        <w:numPr>
          <w:ilvl w:val="1"/>
          <w:numId w:val="6"/>
        </w:numPr>
        <w:rPr>
          <w:rFonts w:cstheme="minorHAnsi"/>
          <w:sz w:val="22"/>
          <w:szCs w:val="22"/>
        </w:rPr>
      </w:pPr>
      <w:ins w:id="188" w:author="Benedict, Jim" w:date="2020-05-22T10:10:00Z">
        <w:r w:rsidRPr="00690C81">
          <w:rPr>
            <w:rFonts w:cstheme="minorHAnsi"/>
            <w:color w:val="000000" w:themeColor="text1"/>
            <w:sz w:val="22"/>
            <w:szCs w:val="22"/>
            <w:rPrChange w:id="189" w:author="Benedict, Jim" w:date="2020-05-22T10:10:00Z">
              <w:rPr>
                <w:rFonts w:ascii="Menlo" w:hAnsi="Menlo" w:cs="Menlo"/>
                <w:color w:val="000000" w:themeColor="text1"/>
                <w:sz w:val="22"/>
                <w:szCs w:val="22"/>
              </w:rPr>
            </w:rPrChange>
          </w:rPr>
          <w:t xml:space="preserve">Maybe a note about our </w:t>
        </w:r>
        <w:proofErr w:type="spellStart"/>
        <w:r w:rsidRPr="00690C81">
          <w:rPr>
            <w:rFonts w:cstheme="minorHAnsi"/>
            <w:color w:val="000000" w:themeColor="text1"/>
            <w:sz w:val="22"/>
            <w:szCs w:val="22"/>
            <w:rPrChange w:id="190" w:author="Benedict, Jim" w:date="2020-05-22T10:10:00Z">
              <w:rPr>
                <w:rFonts w:ascii="Menlo" w:hAnsi="Menlo" w:cs="Menlo"/>
                <w:color w:val="000000" w:themeColor="text1"/>
                <w:sz w:val="22"/>
                <w:szCs w:val="22"/>
              </w:rPr>
            </w:rPrChange>
          </w:rPr>
          <w:t>github</w:t>
        </w:r>
        <w:proofErr w:type="spellEnd"/>
        <w:r w:rsidRPr="00690C81">
          <w:rPr>
            <w:rFonts w:cstheme="minorHAnsi"/>
            <w:color w:val="000000" w:themeColor="text1"/>
            <w:sz w:val="22"/>
            <w:szCs w:val="22"/>
            <w:rPrChange w:id="191" w:author="Benedict, Jim" w:date="2020-05-22T10:10:00Z">
              <w:rPr>
                <w:rFonts w:ascii="Menlo" w:hAnsi="Menlo" w:cs="Menlo"/>
                <w:color w:val="000000" w:themeColor="text1"/>
                <w:sz w:val="22"/>
                <w:szCs w:val="22"/>
              </w:rPr>
            </w:rPrChange>
          </w:rPr>
          <w:t xml:space="preserve"> repo here…?</w:t>
        </w:r>
      </w:ins>
    </w:p>
    <w:p w14:paraId="285C1F8B" w14:textId="77777777" w:rsidR="00D16662" w:rsidRPr="003D0B3E" w:rsidRDefault="00D16662" w:rsidP="0024337B">
      <w:pPr>
        <w:rPr>
          <w:sz w:val="22"/>
          <w:szCs w:val="22"/>
        </w:rPr>
      </w:pPr>
    </w:p>
    <w:p w14:paraId="28EED74F" w14:textId="1FEC60D8" w:rsidR="00B96600" w:rsidRDefault="005706D5" w:rsidP="0024337B">
      <w:pPr>
        <w:rPr>
          <w:rFonts w:ascii="Times New Roman" w:hAnsi="Times New Roman" w:cs="Times New Roman"/>
          <w:sz w:val="32"/>
          <w:szCs w:val="32"/>
        </w:rPr>
      </w:pPr>
      <w:r>
        <w:br w:type="column"/>
      </w:r>
      <w:r w:rsidR="00D16662" w:rsidRPr="00135293">
        <w:rPr>
          <w:rFonts w:ascii="Times New Roman" w:hAnsi="Times New Roman" w:cs="Times New Roman"/>
          <w:sz w:val="32"/>
          <w:szCs w:val="32"/>
        </w:rPr>
        <w:lastRenderedPageBreak/>
        <w:t>Step 1.</w:t>
      </w:r>
      <w:r w:rsidR="00CD075D">
        <w:rPr>
          <w:rFonts w:ascii="Times New Roman" w:hAnsi="Times New Roman" w:cs="Times New Roman"/>
          <w:sz w:val="32"/>
          <w:szCs w:val="32"/>
        </w:rPr>
        <w:t xml:space="preserve"> Prepare workspace with a copy of CESM, source code modifications, and </w:t>
      </w:r>
      <w:r w:rsidR="00166D75">
        <w:rPr>
          <w:rFonts w:ascii="Times New Roman" w:hAnsi="Times New Roman" w:cs="Times New Roman"/>
          <w:sz w:val="32"/>
          <w:szCs w:val="32"/>
        </w:rPr>
        <w:t>cloud locking</w:t>
      </w:r>
      <w:r w:rsidR="00CD075D">
        <w:rPr>
          <w:rFonts w:ascii="Times New Roman" w:hAnsi="Times New Roman" w:cs="Times New Roman"/>
          <w:sz w:val="32"/>
          <w:szCs w:val="32"/>
        </w:rPr>
        <w:t xml:space="preserve"> scripts </w:t>
      </w:r>
    </w:p>
    <w:p w14:paraId="4B6754A8" w14:textId="77777777" w:rsidR="00135293" w:rsidRPr="007C458B" w:rsidRDefault="00135293" w:rsidP="0024337B">
      <w:pPr>
        <w:rPr>
          <w:rFonts w:ascii="Times New Roman" w:hAnsi="Times New Roman" w:cs="Times New Roman"/>
          <w:sz w:val="22"/>
          <w:szCs w:val="22"/>
        </w:rPr>
      </w:pPr>
    </w:p>
    <w:p w14:paraId="7AB3A579" w14:textId="1A384675" w:rsidR="00B96600" w:rsidRPr="007C458B" w:rsidRDefault="009071C5" w:rsidP="0024337B">
      <w:pPr>
        <w:pStyle w:val="ListParagraph"/>
        <w:numPr>
          <w:ilvl w:val="0"/>
          <w:numId w:val="7"/>
        </w:numPr>
        <w:rPr>
          <w:sz w:val="22"/>
          <w:szCs w:val="22"/>
        </w:rPr>
      </w:pPr>
      <w:del w:id="192" w:author="Brian Medeiros" w:date="2021-04-22T10:10:00Z">
        <w:r w:rsidDel="003613A8">
          <w:rPr>
            <w:sz w:val="22"/>
            <w:szCs w:val="22"/>
          </w:rPr>
          <w:delText>The user</w:delText>
        </w:r>
        <w:r w:rsidR="00B96600" w:rsidRPr="007C458B" w:rsidDel="003613A8">
          <w:rPr>
            <w:sz w:val="22"/>
            <w:szCs w:val="22"/>
          </w:rPr>
          <w:delText xml:space="preserve"> should have</w:delText>
        </w:r>
      </w:del>
      <w:ins w:id="193" w:author="Brian Medeiros" w:date="2021-04-22T10:10:00Z">
        <w:r w:rsidR="003613A8">
          <w:rPr>
            <w:sz w:val="22"/>
            <w:szCs w:val="22"/>
          </w:rPr>
          <w:t>Checkout</w:t>
        </w:r>
      </w:ins>
      <w:r w:rsidR="00B96600" w:rsidRPr="007C458B">
        <w:rPr>
          <w:sz w:val="22"/>
          <w:szCs w:val="22"/>
        </w:rPr>
        <w:t xml:space="preserve"> a copy of </w:t>
      </w:r>
      <w:del w:id="194" w:author="Brian Medeiros" w:date="2021-04-22T10:11:00Z">
        <w:r w:rsidR="00B96600" w:rsidRPr="007C458B" w:rsidDel="003613A8">
          <w:rPr>
            <w:sz w:val="22"/>
            <w:szCs w:val="22"/>
          </w:rPr>
          <w:delText xml:space="preserve">a </w:delText>
        </w:r>
      </w:del>
      <w:r w:rsidR="00B96600" w:rsidRPr="007C458B">
        <w:rPr>
          <w:sz w:val="22"/>
          <w:szCs w:val="22"/>
        </w:rPr>
        <w:t>CESM version 2.1 or later that runs CAM6</w:t>
      </w:r>
      <w:ins w:id="195" w:author="Brian Medeiros" w:date="2021-04-22T10:11:00Z">
        <w:r w:rsidR="003613A8">
          <w:rPr>
            <w:sz w:val="22"/>
            <w:szCs w:val="22"/>
          </w:rPr>
          <w:t>.</w:t>
        </w:r>
      </w:ins>
      <w:del w:id="196" w:author="Brian Medeiros" w:date="2021-04-22T10:11:00Z">
        <w:r w:rsidR="00B96600" w:rsidRPr="007C458B" w:rsidDel="003613A8">
          <w:rPr>
            <w:sz w:val="22"/>
            <w:szCs w:val="22"/>
          </w:rPr>
          <w:delText xml:space="preserve"> in either </w:delText>
        </w:r>
        <w:r w:rsidR="00000F5B" w:rsidDel="003613A8">
          <w:rPr>
            <w:sz w:val="22"/>
            <w:szCs w:val="22"/>
          </w:rPr>
          <w:delText>his/her</w:delText>
        </w:r>
        <w:r w:rsidR="00B96600" w:rsidRPr="007C458B" w:rsidDel="003613A8">
          <w:rPr>
            <w:sz w:val="22"/>
            <w:szCs w:val="22"/>
          </w:rPr>
          <w:delText xml:space="preserve"> home or working directory. If </w:delText>
        </w:r>
        <w:r w:rsidR="008272B7" w:rsidDel="003613A8">
          <w:rPr>
            <w:sz w:val="22"/>
            <w:szCs w:val="22"/>
          </w:rPr>
          <w:delText>the user</w:delText>
        </w:r>
        <w:r w:rsidR="00B96600" w:rsidRPr="007C458B" w:rsidDel="003613A8">
          <w:rPr>
            <w:sz w:val="22"/>
            <w:szCs w:val="22"/>
          </w:rPr>
          <w:delText xml:space="preserve"> do</w:delText>
        </w:r>
        <w:r w:rsidR="008272B7" w:rsidDel="003613A8">
          <w:rPr>
            <w:sz w:val="22"/>
            <w:szCs w:val="22"/>
          </w:rPr>
          <w:delText>es</w:delText>
        </w:r>
        <w:r w:rsidR="00B96600" w:rsidRPr="007C458B" w:rsidDel="003613A8">
          <w:rPr>
            <w:sz w:val="22"/>
            <w:szCs w:val="22"/>
          </w:rPr>
          <w:delText xml:space="preserve"> not</w:delText>
        </w:r>
      </w:del>
      <w:ins w:id="197" w:author="Benedict, Jim" w:date="2020-05-22T10:08:00Z">
        <w:del w:id="198" w:author="Brian Medeiros" w:date="2021-04-22T10:11:00Z">
          <w:r w:rsidR="00690C81" w:rsidDel="003613A8">
            <w:rPr>
              <w:sz w:val="22"/>
              <w:szCs w:val="22"/>
            </w:rPr>
            <w:delText>Otherwise</w:delText>
          </w:r>
        </w:del>
      </w:ins>
      <w:del w:id="199" w:author="Brian Medeiros" w:date="2021-04-22T10:11:00Z">
        <w:r w:rsidR="00B96600" w:rsidRPr="007C458B" w:rsidDel="003613A8">
          <w:rPr>
            <w:sz w:val="22"/>
            <w:szCs w:val="22"/>
          </w:rPr>
          <w:delText xml:space="preserve">, </w:delText>
        </w:r>
        <w:r w:rsidR="002E4DE3" w:rsidDel="003613A8">
          <w:rPr>
            <w:sz w:val="22"/>
            <w:szCs w:val="22"/>
          </w:rPr>
          <w:delText>he/she must</w:delText>
        </w:r>
      </w:del>
      <w:ins w:id="200" w:author="Benedict, Jim" w:date="2020-05-22T10:06:00Z">
        <w:del w:id="201" w:author="Brian Medeiros" w:date="2021-04-22T10:11:00Z">
          <w:r w:rsidR="00690C81" w:rsidDel="003613A8">
            <w:rPr>
              <w:sz w:val="22"/>
              <w:szCs w:val="22"/>
            </w:rPr>
            <w:delText>a</w:delText>
          </w:r>
        </w:del>
      </w:ins>
      <w:ins w:id="202" w:author="Benedict, Jim" w:date="2020-05-22T10:07:00Z">
        <w:del w:id="203" w:author="Brian Medeiros" w:date="2021-04-22T10:11:00Z">
          <w:r w:rsidR="00690C81" w:rsidDel="003613A8">
            <w:rPr>
              <w:sz w:val="22"/>
              <w:szCs w:val="22"/>
            </w:rPr>
            <w:delText xml:space="preserve"> local version of the model code base</w:delText>
          </w:r>
        </w:del>
      </w:ins>
      <w:del w:id="204" w:author="Brian Medeiros" w:date="2021-04-22T10:11:00Z">
        <w:r w:rsidR="002E4DE3" w:rsidDel="003613A8">
          <w:rPr>
            <w:sz w:val="22"/>
            <w:szCs w:val="22"/>
          </w:rPr>
          <w:delText xml:space="preserve"> </w:delText>
        </w:r>
      </w:del>
      <w:ins w:id="205" w:author="Benedict, Jim" w:date="2020-05-22T10:07:00Z">
        <w:del w:id="206" w:author="Brian Medeiros" w:date="2021-04-22T10:11:00Z">
          <w:r w:rsidR="00690C81" w:rsidDel="003613A8">
            <w:rPr>
              <w:sz w:val="22"/>
              <w:szCs w:val="22"/>
            </w:rPr>
            <w:delText xml:space="preserve">(often referred to as the </w:delText>
          </w:r>
        </w:del>
      </w:ins>
      <w:del w:id="207" w:author="Brian Medeiros" w:date="2021-04-22T10:11:00Z">
        <w:r w:rsidR="00B96600" w:rsidRPr="007C458B" w:rsidDel="003613A8">
          <w:rPr>
            <w:sz w:val="22"/>
            <w:szCs w:val="22"/>
          </w:rPr>
          <w:delText>“sandbox”</w:delText>
        </w:r>
      </w:del>
      <w:ins w:id="208" w:author="Benedict, Jim" w:date="2020-05-22T10:07:00Z">
        <w:del w:id="209" w:author="Brian Medeiros" w:date="2021-04-22T10:11:00Z">
          <w:r w:rsidR="00690C81" w:rsidDel="003613A8">
            <w:rPr>
              <w:sz w:val="22"/>
              <w:szCs w:val="22"/>
            </w:rPr>
            <w:delText xml:space="preserve">) must be downloaded </w:delText>
          </w:r>
        </w:del>
      </w:ins>
      <w:ins w:id="210" w:author="Benedict, Jim" w:date="2020-05-22T10:08:00Z">
        <w:del w:id="211" w:author="Brian Medeiros" w:date="2021-04-22T10:11:00Z">
          <w:r w:rsidR="00690C81" w:rsidDel="003613A8">
            <w:rPr>
              <w:sz w:val="22"/>
              <w:szCs w:val="22"/>
            </w:rPr>
            <w:delText>using GitHub</w:delText>
          </w:r>
        </w:del>
      </w:ins>
      <w:del w:id="212" w:author="Brian Medeiros" w:date="2021-04-22T10:11:00Z">
        <w:r w:rsidR="00B96600" w:rsidRPr="007C458B" w:rsidDel="003613A8">
          <w:rPr>
            <w:sz w:val="22"/>
            <w:szCs w:val="22"/>
          </w:rPr>
          <w:delText xml:space="preserve"> or svn a CESM version that utilizes CAM6.</w:delText>
        </w:r>
      </w:del>
      <w:r w:rsidR="00B96600" w:rsidRPr="007C458B">
        <w:rPr>
          <w:sz w:val="22"/>
          <w:szCs w:val="22"/>
        </w:rPr>
        <w:t xml:space="preserve"> Instructions on how to do so are here: </w:t>
      </w:r>
      <w:hyperlink r:id="rId19" w:history="1">
        <w:r w:rsidR="00B96600" w:rsidRPr="007C458B">
          <w:rPr>
            <w:rStyle w:val="Hyperlink"/>
            <w:rFonts w:ascii="Times New Roman" w:hAnsi="Times New Roman" w:cs="Times New Roman"/>
            <w:sz w:val="22"/>
            <w:szCs w:val="22"/>
          </w:rPr>
          <w:t>https://escomp.github.io/CESM/release-cesm2/downloading_cesm.html</w:t>
        </w:r>
      </w:hyperlink>
    </w:p>
    <w:p w14:paraId="4DCE388E" w14:textId="32CEFAD9" w:rsidR="00B96600" w:rsidRPr="00DE138F" w:rsidRDefault="00F76460" w:rsidP="00F76460">
      <w:pPr>
        <w:ind w:left="1080" w:hanging="360"/>
        <w:rPr>
          <w:i/>
          <w:iCs/>
          <w:sz w:val="22"/>
          <w:szCs w:val="22"/>
        </w:rPr>
      </w:pPr>
      <w:r w:rsidRPr="00DE138F">
        <w:rPr>
          <w:i/>
          <w:iCs/>
          <w:sz w:val="22"/>
          <w:szCs w:val="22"/>
        </w:rPr>
        <w:t xml:space="preserve">*     </w:t>
      </w:r>
      <w:del w:id="213" w:author="Brian Medeiros" w:date="2021-04-22T10:11:00Z">
        <w:r w:rsidR="00B96600" w:rsidRPr="00DE138F" w:rsidDel="003613A8">
          <w:rPr>
            <w:i/>
            <w:iCs/>
            <w:sz w:val="22"/>
            <w:szCs w:val="22"/>
          </w:rPr>
          <w:delText>It might be a good idea to t</w:delText>
        </w:r>
      </w:del>
      <w:ins w:id="214" w:author="Brian Medeiros" w:date="2021-04-22T10:11:00Z">
        <w:r w:rsidR="003613A8">
          <w:rPr>
            <w:i/>
            <w:iCs/>
            <w:sz w:val="22"/>
            <w:szCs w:val="22"/>
          </w:rPr>
          <w:t>T</w:t>
        </w:r>
      </w:ins>
      <w:r w:rsidR="00B96600" w:rsidRPr="00DE138F">
        <w:rPr>
          <w:i/>
          <w:iCs/>
          <w:sz w:val="22"/>
          <w:szCs w:val="22"/>
        </w:rPr>
        <w:t xml:space="preserve">est running </w:t>
      </w:r>
      <w:del w:id="215" w:author="Brian Medeiros" w:date="2021-04-22T10:12:00Z">
        <w:r w:rsidR="00B96600" w:rsidRPr="00DE138F" w:rsidDel="003613A8">
          <w:rPr>
            <w:i/>
            <w:iCs/>
            <w:sz w:val="22"/>
            <w:szCs w:val="22"/>
          </w:rPr>
          <w:delText xml:space="preserve">any </w:delText>
        </w:r>
      </w:del>
      <w:ins w:id="216" w:author="Brian Medeiros" w:date="2021-04-22T10:12:00Z">
        <w:r w:rsidR="003613A8">
          <w:rPr>
            <w:i/>
            <w:iCs/>
            <w:sz w:val="22"/>
            <w:szCs w:val="22"/>
          </w:rPr>
          <w:t>one or more</w:t>
        </w:r>
      </w:ins>
      <w:del w:id="217" w:author="Brian Medeiros" w:date="2021-04-22T10:12:00Z">
        <w:r w:rsidR="00B96600" w:rsidRPr="00DE138F" w:rsidDel="003613A8">
          <w:rPr>
            <w:i/>
            <w:iCs/>
            <w:sz w:val="22"/>
            <w:szCs w:val="22"/>
          </w:rPr>
          <w:delText>out-of-the-box,</w:delText>
        </w:r>
      </w:del>
      <w:r w:rsidR="00B96600" w:rsidRPr="00DE138F">
        <w:rPr>
          <w:i/>
          <w:iCs/>
          <w:sz w:val="22"/>
          <w:szCs w:val="22"/>
        </w:rPr>
        <w:t xml:space="preserve"> scientifically validated </w:t>
      </w:r>
      <w:proofErr w:type="spellStart"/>
      <w:r w:rsidR="00B96600" w:rsidRPr="00DE138F">
        <w:rPr>
          <w:i/>
          <w:iCs/>
          <w:sz w:val="22"/>
          <w:szCs w:val="22"/>
        </w:rPr>
        <w:t>compset</w:t>
      </w:r>
      <w:proofErr w:type="spellEnd"/>
      <w:ins w:id="218" w:author="Brian Medeiros" w:date="2021-04-22T10:12:00Z">
        <w:r w:rsidR="003613A8">
          <w:rPr>
            <w:i/>
            <w:iCs/>
            <w:sz w:val="22"/>
            <w:szCs w:val="22"/>
          </w:rPr>
          <w:t>(s)</w:t>
        </w:r>
      </w:ins>
      <w:r w:rsidR="00B96600" w:rsidRPr="00DE138F">
        <w:rPr>
          <w:i/>
          <w:iCs/>
          <w:sz w:val="22"/>
          <w:szCs w:val="22"/>
        </w:rPr>
        <w:t xml:space="preserve"> </w:t>
      </w:r>
      <w:del w:id="219" w:author="Brian Medeiros" w:date="2021-04-22T10:12:00Z">
        <w:r w:rsidR="00B96600" w:rsidRPr="00DE138F" w:rsidDel="003613A8">
          <w:rPr>
            <w:i/>
            <w:iCs/>
            <w:sz w:val="22"/>
            <w:szCs w:val="22"/>
          </w:rPr>
          <w:delText xml:space="preserve">from </w:delText>
        </w:r>
      </w:del>
      <w:ins w:id="220" w:author="Brian Medeiros" w:date="2021-04-22T10:12:00Z">
        <w:r w:rsidR="003613A8">
          <w:rPr>
            <w:i/>
            <w:iCs/>
            <w:sz w:val="22"/>
            <w:szCs w:val="22"/>
          </w:rPr>
          <w:t>with</w:t>
        </w:r>
        <w:r w:rsidR="003613A8" w:rsidRPr="00DE138F">
          <w:rPr>
            <w:i/>
            <w:iCs/>
            <w:sz w:val="22"/>
            <w:szCs w:val="22"/>
          </w:rPr>
          <w:t xml:space="preserve"> </w:t>
        </w:r>
      </w:ins>
      <w:r w:rsidRPr="00DE138F">
        <w:rPr>
          <w:i/>
          <w:iCs/>
          <w:sz w:val="22"/>
          <w:szCs w:val="22"/>
        </w:rPr>
        <w:t xml:space="preserve">the </w:t>
      </w:r>
      <w:r w:rsidR="00B96600" w:rsidRPr="00DE138F">
        <w:rPr>
          <w:i/>
          <w:iCs/>
          <w:sz w:val="22"/>
          <w:szCs w:val="22"/>
        </w:rPr>
        <w:t>new</w:t>
      </w:r>
      <w:ins w:id="221" w:author="Brian Medeiros" w:date="2021-04-22T10:13:00Z">
        <w:r w:rsidR="003613A8">
          <w:rPr>
            <w:i/>
            <w:iCs/>
            <w:sz w:val="22"/>
            <w:szCs w:val="22"/>
          </w:rPr>
          <w:t xml:space="preserve">ly </w:t>
        </w:r>
        <w:proofErr w:type="spellStart"/>
        <w:r w:rsidR="003613A8">
          <w:rPr>
            <w:i/>
            <w:iCs/>
            <w:sz w:val="22"/>
            <w:szCs w:val="22"/>
          </w:rPr>
          <w:t>aquired</w:t>
        </w:r>
      </w:ins>
      <w:proofErr w:type="spellEnd"/>
      <w:r w:rsidR="00B96600" w:rsidRPr="00DE138F">
        <w:rPr>
          <w:i/>
          <w:iCs/>
          <w:sz w:val="22"/>
          <w:szCs w:val="22"/>
        </w:rPr>
        <w:t xml:space="preserve"> </w:t>
      </w:r>
      <w:del w:id="222" w:author="Brian Medeiros" w:date="2021-04-22T10:13:00Z">
        <w:r w:rsidR="00B96600" w:rsidRPr="00DE138F" w:rsidDel="003613A8">
          <w:rPr>
            <w:i/>
            <w:iCs/>
            <w:sz w:val="22"/>
            <w:szCs w:val="22"/>
          </w:rPr>
          <w:delText xml:space="preserve">sandboxed </w:delText>
        </w:r>
      </w:del>
      <w:r w:rsidR="00B96600" w:rsidRPr="00DE138F">
        <w:rPr>
          <w:i/>
          <w:iCs/>
          <w:sz w:val="22"/>
          <w:szCs w:val="22"/>
        </w:rPr>
        <w:t>version of CESM</w:t>
      </w:r>
      <w:del w:id="223" w:author="Brian Medeiros" w:date="2021-04-22T10:13:00Z">
        <w:r w:rsidR="00B96600" w:rsidRPr="00DE138F" w:rsidDel="00607F44">
          <w:rPr>
            <w:i/>
            <w:iCs/>
            <w:sz w:val="22"/>
            <w:szCs w:val="22"/>
          </w:rPr>
          <w:delText>.</w:delText>
        </w:r>
      </w:del>
      <w:r w:rsidRPr="00DE138F">
        <w:rPr>
          <w:i/>
          <w:iCs/>
          <w:sz w:val="22"/>
          <w:szCs w:val="22"/>
        </w:rPr>
        <w:t xml:space="preserve"> </w:t>
      </w:r>
      <w:del w:id="224" w:author="Brian Medeiros" w:date="2021-04-22T10:13:00Z">
        <w:r w:rsidR="00B96600" w:rsidRPr="00DE138F" w:rsidDel="00607F44">
          <w:rPr>
            <w:i/>
            <w:iCs/>
            <w:sz w:val="22"/>
            <w:szCs w:val="22"/>
          </w:rPr>
          <w:delText xml:space="preserve">In other words, try to </w:delText>
        </w:r>
      </w:del>
      <w:r w:rsidR="00B96600" w:rsidRPr="00DE138F">
        <w:rPr>
          <w:i/>
          <w:iCs/>
          <w:sz w:val="22"/>
          <w:szCs w:val="22"/>
        </w:rPr>
        <w:t>follow</w:t>
      </w:r>
      <w:ins w:id="225" w:author="Brian Medeiros" w:date="2021-04-22T10:13:00Z">
        <w:r w:rsidR="00607F44">
          <w:rPr>
            <w:i/>
            <w:iCs/>
            <w:sz w:val="22"/>
            <w:szCs w:val="22"/>
          </w:rPr>
          <w:t>ing</w:t>
        </w:r>
      </w:ins>
      <w:r w:rsidR="00B96600" w:rsidRPr="00DE138F">
        <w:rPr>
          <w:i/>
          <w:iCs/>
          <w:sz w:val="22"/>
          <w:szCs w:val="22"/>
        </w:rPr>
        <w:t xml:space="preserve"> instructions for creating a new case </w:t>
      </w:r>
      <w:del w:id="226" w:author="Brian Medeiros" w:date="2021-04-22T10:13:00Z">
        <w:r w:rsidR="00B96600" w:rsidRPr="00DE138F" w:rsidDel="00607F44">
          <w:rPr>
            <w:i/>
            <w:iCs/>
            <w:sz w:val="22"/>
            <w:szCs w:val="22"/>
          </w:rPr>
          <w:delText>o</w:delText>
        </w:r>
      </w:del>
      <w:ins w:id="227" w:author="Brian Medeiros" w:date="2021-04-22T10:13:00Z">
        <w:r w:rsidR="00607F44">
          <w:rPr>
            <w:i/>
            <w:iCs/>
            <w:sz w:val="22"/>
            <w:szCs w:val="22"/>
          </w:rPr>
          <w:t>i</w:t>
        </w:r>
      </w:ins>
      <w:r w:rsidR="00B96600" w:rsidRPr="00DE138F">
        <w:rPr>
          <w:i/>
          <w:iCs/>
          <w:sz w:val="22"/>
          <w:szCs w:val="22"/>
        </w:rPr>
        <w:t>n the quick start guide (link referenced in part 0, #3).</w:t>
      </w:r>
    </w:p>
    <w:p w14:paraId="1E5520B7" w14:textId="77777777" w:rsidR="0000043B" w:rsidRDefault="0000043B" w:rsidP="0000043B">
      <w:pPr>
        <w:pStyle w:val="ListParagraph"/>
        <w:rPr>
          <w:sz w:val="22"/>
          <w:szCs w:val="22"/>
        </w:rPr>
      </w:pPr>
    </w:p>
    <w:p w14:paraId="349B26A3" w14:textId="1C29F587" w:rsidR="00B96600" w:rsidRPr="007C458B" w:rsidRDefault="00B96600" w:rsidP="0024337B">
      <w:pPr>
        <w:pStyle w:val="ListParagraph"/>
        <w:numPr>
          <w:ilvl w:val="0"/>
          <w:numId w:val="7"/>
        </w:numPr>
        <w:rPr>
          <w:sz w:val="22"/>
          <w:szCs w:val="22"/>
        </w:rPr>
      </w:pPr>
      <w:r w:rsidRPr="007C458B">
        <w:rPr>
          <w:sz w:val="22"/>
          <w:szCs w:val="22"/>
        </w:rPr>
        <w:t xml:space="preserve">Copy </w:t>
      </w:r>
      <w:r w:rsidR="00166D75">
        <w:rPr>
          <w:sz w:val="22"/>
          <w:szCs w:val="22"/>
        </w:rPr>
        <w:t>cloud locking</w:t>
      </w:r>
      <w:r w:rsidRPr="007C458B">
        <w:rPr>
          <w:sz w:val="22"/>
          <w:szCs w:val="22"/>
        </w:rPr>
        <w:t xml:space="preserve"> source </w:t>
      </w:r>
      <w:ins w:id="228" w:author="Benedict, Jim" w:date="2020-06-03T15:07:00Z">
        <w:r w:rsidR="00FC2A50">
          <w:rPr>
            <w:sz w:val="22"/>
            <w:szCs w:val="22"/>
          </w:rPr>
          <w:t xml:space="preserve">code </w:t>
        </w:r>
      </w:ins>
      <w:r w:rsidRPr="007C458B">
        <w:rPr>
          <w:sz w:val="22"/>
          <w:szCs w:val="22"/>
        </w:rPr>
        <w:t xml:space="preserve">modifications to </w:t>
      </w:r>
      <w:r w:rsidR="007B3190">
        <w:rPr>
          <w:sz w:val="22"/>
          <w:szCs w:val="22"/>
        </w:rPr>
        <w:t>a local</w:t>
      </w:r>
      <w:r w:rsidRPr="007C458B">
        <w:rPr>
          <w:sz w:val="22"/>
          <w:szCs w:val="22"/>
        </w:rPr>
        <w:t xml:space="preserve"> directory</w:t>
      </w:r>
      <w:r w:rsidR="007B3190">
        <w:rPr>
          <w:sz w:val="22"/>
          <w:szCs w:val="22"/>
        </w:rPr>
        <w:t xml:space="preserve"> accessible to the user</w:t>
      </w:r>
      <w:r w:rsidRPr="007C458B">
        <w:rPr>
          <w:sz w:val="22"/>
          <w:szCs w:val="22"/>
        </w:rPr>
        <w:t>.</w:t>
      </w:r>
    </w:p>
    <w:p w14:paraId="6E1EB4A4" w14:textId="0E9767E1" w:rsidR="00B96600" w:rsidRPr="007C458B" w:rsidRDefault="00B96600" w:rsidP="0024337B">
      <w:pPr>
        <w:pStyle w:val="ListParagraph"/>
        <w:numPr>
          <w:ilvl w:val="1"/>
          <w:numId w:val="7"/>
        </w:numPr>
        <w:rPr>
          <w:rFonts w:ascii="Menlo" w:hAnsi="Menlo" w:cs="Menlo"/>
          <w:sz w:val="22"/>
          <w:szCs w:val="22"/>
        </w:rPr>
      </w:pPr>
      <w:commentRangeStart w:id="229"/>
      <w:r w:rsidRPr="007C458B">
        <w:rPr>
          <w:rFonts w:ascii="Menlo" w:hAnsi="Menlo" w:cs="Menlo"/>
          <w:sz w:val="22"/>
          <w:szCs w:val="22"/>
        </w:rPr>
        <w:t xml:space="preserve">cp </w:t>
      </w:r>
      <w:r w:rsidR="00D16662" w:rsidRPr="007C458B">
        <w:rPr>
          <w:rFonts w:ascii="Menlo" w:hAnsi="Menlo" w:cs="Menlo"/>
          <w:sz w:val="22"/>
          <w:szCs w:val="22"/>
        </w:rPr>
        <w:t>/glade/work/</w:t>
      </w:r>
      <w:proofErr w:type="spellStart"/>
      <w:r w:rsidR="00D16662" w:rsidRPr="007C458B">
        <w:rPr>
          <w:rFonts w:ascii="Menlo" w:hAnsi="Menlo" w:cs="Menlo"/>
          <w:sz w:val="22"/>
          <w:szCs w:val="22"/>
        </w:rPr>
        <w:t>eleanorm</w:t>
      </w:r>
      <w:proofErr w:type="spellEnd"/>
      <w:r w:rsidR="00D16662" w:rsidRPr="007C458B">
        <w:rPr>
          <w:rFonts w:ascii="Menlo" w:hAnsi="Menlo" w:cs="Menlo"/>
          <w:sz w:val="22"/>
          <w:szCs w:val="22"/>
        </w:rPr>
        <w:t>/cases/cesm2_cldlck/</w:t>
      </w:r>
      <w:proofErr w:type="spellStart"/>
      <w:r w:rsidR="00D16662" w:rsidRPr="007C458B">
        <w:rPr>
          <w:rFonts w:ascii="Menlo" w:hAnsi="Menlo" w:cs="Menlo"/>
          <w:sz w:val="22"/>
          <w:szCs w:val="22"/>
        </w:rPr>
        <w:t>sourcemods</w:t>
      </w:r>
      <w:proofErr w:type="spellEnd"/>
      <w:r w:rsidR="00D16662" w:rsidRPr="007C458B">
        <w:rPr>
          <w:rFonts w:ascii="Menlo" w:hAnsi="Menlo" w:cs="Menlo"/>
          <w:sz w:val="22"/>
          <w:szCs w:val="22"/>
        </w:rPr>
        <w:t>/v2.1.3/</w:t>
      </w:r>
      <w:r w:rsidRPr="007C458B">
        <w:rPr>
          <w:rFonts w:ascii="Menlo" w:hAnsi="Menlo" w:cs="Menlo"/>
          <w:sz w:val="22"/>
          <w:szCs w:val="22"/>
        </w:rPr>
        <w:t>* $</w:t>
      </w:r>
      <w:r w:rsidR="007B3190">
        <w:rPr>
          <w:rFonts w:ascii="Menlo" w:hAnsi="Menlo" w:cs="Menlo"/>
          <w:sz w:val="22"/>
          <w:szCs w:val="22"/>
        </w:rPr>
        <w:t>USER</w:t>
      </w:r>
      <w:r w:rsidRPr="007C458B">
        <w:rPr>
          <w:rFonts w:ascii="Menlo" w:hAnsi="Menlo" w:cs="Menlo"/>
          <w:sz w:val="22"/>
          <w:szCs w:val="22"/>
        </w:rPr>
        <w:t>SRCMODDIR</w:t>
      </w:r>
      <w:commentRangeEnd w:id="229"/>
      <w:r w:rsidR="00690C81">
        <w:rPr>
          <w:rStyle w:val="CommentReference"/>
        </w:rPr>
        <w:commentReference w:id="229"/>
      </w:r>
    </w:p>
    <w:p w14:paraId="064C2AEC" w14:textId="3ABB8E62" w:rsidR="00603D80" w:rsidRPr="007C458B" w:rsidRDefault="00603D80" w:rsidP="0024337B">
      <w:pPr>
        <w:pStyle w:val="ListParagraph"/>
        <w:numPr>
          <w:ilvl w:val="1"/>
          <w:numId w:val="7"/>
        </w:numPr>
        <w:rPr>
          <w:sz w:val="22"/>
          <w:szCs w:val="22"/>
        </w:rPr>
      </w:pPr>
      <w:r w:rsidRPr="007C458B">
        <w:rPr>
          <w:sz w:val="22"/>
          <w:szCs w:val="22"/>
        </w:rPr>
        <w:t xml:space="preserve">These source </w:t>
      </w:r>
      <w:ins w:id="230" w:author="Benedict, Jim" w:date="2020-06-03T15:07:00Z">
        <w:r w:rsidR="00FC2A50">
          <w:rPr>
            <w:sz w:val="22"/>
            <w:szCs w:val="22"/>
          </w:rPr>
          <w:t xml:space="preserve">code </w:t>
        </w:r>
      </w:ins>
      <w:r w:rsidRPr="007C458B">
        <w:rPr>
          <w:sz w:val="22"/>
          <w:szCs w:val="22"/>
        </w:rPr>
        <w:t>modifications tell the model to either output radiative cloud parameters or read in those cloud parameters from a file.</w:t>
      </w:r>
    </w:p>
    <w:p w14:paraId="4E8FB4C3" w14:textId="5D62ED4B" w:rsidR="0099089F" w:rsidRPr="007C458B" w:rsidRDefault="00603D80" w:rsidP="0024337B">
      <w:pPr>
        <w:pStyle w:val="ListParagraph"/>
        <w:numPr>
          <w:ilvl w:val="1"/>
          <w:numId w:val="7"/>
        </w:numPr>
        <w:rPr>
          <w:sz w:val="22"/>
          <w:szCs w:val="22"/>
        </w:rPr>
      </w:pPr>
      <w:r w:rsidRPr="007C458B">
        <w:rPr>
          <w:sz w:val="22"/>
          <w:szCs w:val="22"/>
        </w:rPr>
        <w:t>The s</w:t>
      </w:r>
      <w:r w:rsidR="000B6BC9" w:rsidRPr="007C458B">
        <w:rPr>
          <w:sz w:val="22"/>
          <w:szCs w:val="22"/>
        </w:rPr>
        <w:t>ource modifications include</w:t>
      </w:r>
      <w:r w:rsidR="0099089F" w:rsidRPr="007C458B">
        <w:rPr>
          <w:sz w:val="22"/>
          <w:szCs w:val="22"/>
        </w:rPr>
        <w:t>:</w:t>
      </w:r>
    </w:p>
    <w:p w14:paraId="4BEBBD9E" w14:textId="7CBA3DA4"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cloud_rad_</w:t>
      </w:r>
      <w:proofErr w:type="gramStart"/>
      <w:r w:rsidRPr="007C458B">
        <w:rPr>
          <w:rFonts w:ascii="Menlo" w:hAnsi="Menlo" w:cs="Menlo"/>
          <w:b/>
          <w:bCs/>
          <w:i/>
          <w:iCs/>
          <w:sz w:val="22"/>
          <w:szCs w:val="22"/>
        </w:rPr>
        <w:t>props.F</w:t>
      </w:r>
      <w:proofErr w:type="gramEnd"/>
      <w:r w:rsidRPr="007C458B">
        <w:rPr>
          <w:rFonts w:ascii="Menlo" w:hAnsi="Menlo" w:cs="Menlo"/>
          <w:b/>
          <w:bCs/>
          <w:i/>
          <w:iCs/>
          <w:sz w:val="22"/>
          <w:szCs w:val="22"/>
        </w:rPr>
        <w:t>90</w:t>
      </w:r>
      <w:r w:rsidR="00603D80" w:rsidRPr="007C458B">
        <w:rPr>
          <w:sz w:val="22"/>
          <w:szCs w:val="22"/>
        </w:rPr>
        <w:t xml:space="preserve">: additional lines that read in a logical type variable </w:t>
      </w:r>
      <w:proofErr w:type="spellStart"/>
      <w:r w:rsidR="00603D80" w:rsidRPr="007C458B">
        <w:rPr>
          <w:rFonts w:ascii="Menlo" w:hAnsi="Menlo" w:cs="Menlo"/>
          <w:color w:val="000000" w:themeColor="text1"/>
          <w:sz w:val="22"/>
          <w:szCs w:val="22"/>
        </w:rPr>
        <w:t>prescribed_cloud</w:t>
      </w:r>
      <w:proofErr w:type="spellEnd"/>
      <w:r w:rsidR="00603D80" w:rsidRPr="007C458B">
        <w:rPr>
          <w:sz w:val="22"/>
          <w:szCs w:val="22"/>
        </w:rPr>
        <w:t>. If true, reads cloud parameters with suffix “*_in” off of the p</w:t>
      </w:r>
      <w:r w:rsidR="00AB39C3" w:rsidRPr="007C458B">
        <w:rPr>
          <w:sz w:val="22"/>
          <w:szCs w:val="22"/>
        </w:rPr>
        <w:t xml:space="preserve">hysics </w:t>
      </w:r>
      <w:r w:rsidR="00603D80" w:rsidRPr="007C458B">
        <w:rPr>
          <w:sz w:val="22"/>
          <w:szCs w:val="22"/>
        </w:rPr>
        <w:t>buffer</w:t>
      </w:r>
      <w:r w:rsidR="00153029" w:rsidRPr="007C458B">
        <w:rPr>
          <w:sz w:val="22"/>
          <w:szCs w:val="22"/>
        </w:rPr>
        <w:t xml:space="preserve"> (“</w:t>
      </w:r>
      <w:proofErr w:type="spellStart"/>
      <w:r w:rsidR="00153029" w:rsidRPr="007C458B">
        <w:rPr>
          <w:sz w:val="22"/>
          <w:szCs w:val="22"/>
        </w:rPr>
        <w:t>pbuff</w:t>
      </w:r>
      <w:proofErr w:type="spellEnd"/>
      <w:r w:rsidR="00153029" w:rsidRPr="007C458B">
        <w:rPr>
          <w:sz w:val="22"/>
          <w:szCs w:val="22"/>
        </w:rPr>
        <w:t>”)</w:t>
      </w:r>
      <w:r w:rsidR="00603D80" w:rsidRPr="007C458B">
        <w:rPr>
          <w:sz w:val="22"/>
          <w:szCs w:val="22"/>
        </w:rPr>
        <w:t xml:space="preserve"> instead of the predicted cloud parameters. </w:t>
      </w:r>
      <w:r w:rsidR="00E46FDA">
        <w:rPr>
          <w:sz w:val="22"/>
          <w:szCs w:val="22"/>
        </w:rPr>
        <w:t>The</w:t>
      </w:r>
      <w:r w:rsidR="00603D80" w:rsidRPr="007C458B">
        <w:rPr>
          <w:sz w:val="22"/>
          <w:szCs w:val="22"/>
        </w:rPr>
        <w:t xml:space="preserve"> </w:t>
      </w:r>
      <w:proofErr w:type="spellStart"/>
      <w:r w:rsidR="00153029" w:rsidRPr="007C458B">
        <w:rPr>
          <w:sz w:val="22"/>
          <w:szCs w:val="22"/>
        </w:rPr>
        <w:t>pbuff</w:t>
      </w:r>
      <w:proofErr w:type="spellEnd"/>
      <w:r w:rsidR="00E46FDA">
        <w:rPr>
          <w:sz w:val="22"/>
          <w:szCs w:val="22"/>
        </w:rPr>
        <w:t xml:space="preserve"> can be thought of</w:t>
      </w:r>
      <w:r w:rsidR="00603D80" w:rsidRPr="007C458B">
        <w:rPr>
          <w:sz w:val="22"/>
          <w:szCs w:val="22"/>
        </w:rPr>
        <w:t xml:space="preserve"> as a bag full of variables that the model uses during its computation.</w:t>
      </w:r>
      <w:r w:rsidR="00C52B41" w:rsidRPr="007C458B">
        <w:rPr>
          <w:sz w:val="22"/>
          <w:szCs w:val="22"/>
        </w:rPr>
        <w:t xml:space="preserve"> When a variable is needed for computation, the variable must be grabbed from the bag</w:t>
      </w:r>
      <w:del w:id="231" w:author="Benedict, Jim" w:date="2020-05-22T10:13:00Z">
        <w:r w:rsidR="00C52B41" w:rsidRPr="007C458B" w:rsidDel="00690C81">
          <w:rPr>
            <w:sz w:val="22"/>
            <w:szCs w:val="22"/>
          </w:rPr>
          <w:delText>, or</w:delText>
        </w:r>
      </w:del>
      <w:ins w:id="232" w:author="Benedict, Jim" w:date="2020-05-22T10:13:00Z">
        <w:r w:rsidR="00690C81">
          <w:rPr>
            <w:sz w:val="22"/>
            <w:szCs w:val="22"/>
          </w:rPr>
          <w:t xml:space="preserve"> (</w:t>
        </w:r>
      </w:ins>
      <w:del w:id="233" w:author="Benedict, Jim" w:date="2020-05-22T10:13:00Z">
        <w:r w:rsidR="00C52B41" w:rsidRPr="007C458B" w:rsidDel="00690C81">
          <w:rPr>
            <w:sz w:val="22"/>
            <w:szCs w:val="22"/>
          </w:rPr>
          <w:delText xml:space="preserve"> </w:delText>
        </w:r>
      </w:del>
      <w:r w:rsidR="00C52B41" w:rsidRPr="007C458B">
        <w:rPr>
          <w:sz w:val="22"/>
          <w:szCs w:val="22"/>
        </w:rPr>
        <w:t xml:space="preserve">read off the </w:t>
      </w:r>
      <w:proofErr w:type="spellStart"/>
      <w:r w:rsidR="00C52B41" w:rsidRPr="007C458B">
        <w:rPr>
          <w:sz w:val="22"/>
          <w:szCs w:val="22"/>
        </w:rPr>
        <w:t>pbuff</w:t>
      </w:r>
      <w:proofErr w:type="spellEnd"/>
      <w:ins w:id="234" w:author="Benedict, Jim" w:date="2020-05-22T10:13:00Z">
        <w:r w:rsidR="00690C81">
          <w:rPr>
            <w:sz w:val="22"/>
            <w:szCs w:val="22"/>
          </w:rPr>
          <w:t>)</w:t>
        </w:r>
      </w:ins>
      <w:r w:rsidR="00C52B41" w:rsidRPr="007C458B">
        <w:rPr>
          <w:sz w:val="22"/>
          <w:szCs w:val="22"/>
        </w:rPr>
        <w:t>.</w:t>
      </w:r>
    </w:p>
    <w:p w14:paraId="1A0D108A" w14:textId="6B725539"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namelist_definition.xml</w:t>
      </w:r>
      <w:r w:rsidR="00603D80" w:rsidRPr="007C458B">
        <w:rPr>
          <w:sz w:val="22"/>
          <w:szCs w:val="22"/>
        </w:rPr>
        <w:t xml:space="preserve">: adds the definition of </w:t>
      </w:r>
      <w:proofErr w:type="spellStart"/>
      <w:r w:rsidR="00603D80" w:rsidRPr="007C458B">
        <w:rPr>
          <w:sz w:val="22"/>
          <w:szCs w:val="22"/>
        </w:rPr>
        <w:t>namelist</w:t>
      </w:r>
      <w:proofErr w:type="spellEnd"/>
      <w:r w:rsidR="00603D80" w:rsidRPr="007C458B">
        <w:rPr>
          <w:sz w:val="22"/>
          <w:szCs w:val="22"/>
        </w:rPr>
        <w:t xml:space="preserve"> variables that can be referenced in the </w:t>
      </w:r>
      <w:proofErr w:type="spellStart"/>
      <w:r w:rsidR="00603D80" w:rsidRPr="007C458B">
        <w:rPr>
          <w:rFonts w:ascii="Menlo" w:hAnsi="Menlo" w:cs="Menlo"/>
          <w:sz w:val="22"/>
          <w:szCs w:val="22"/>
        </w:rPr>
        <w:t>user_nl_cam</w:t>
      </w:r>
      <w:proofErr w:type="spellEnd"/>
      <w:r w:rsidR="00603D80" w:rsidRPr="007C458B">
        <w:rPr>
          <w:sz w:val="22"/>
          <w:szCs w:val="22"/>
        </w:rPr>
        <w:t xml:space="preserve"> file so the user may utilize </w:t>
      </w:r>
      <w:r w:rsidR="00166D75">
        <w:rPr>
          <w:sz w:val="22"/>
          <w:szCs w:val="22"/>
        </w:rPr>
        <w:t>cloud locking</w:t>
      </w:r>
      <w:r w:rsidR="00603D80" w:rsidRPr="007C458B">
        <w:rPr>
          <w:sz w:val="22"/>
          <w:szCs w:val="22"/>
        </w:rPr>
        <w:t xml:space="preserve">. These </w:t>
      </w:r>
      <w:proofErr w:type="spellStart"/>
      <w:r w:rsidR="00603D80" w:rsidRPr="007C458B">
        <w:rPr>
          <w:sz w:val="22"/>
          <w:szCs w:val="22"/>
        </w:rPr>
        <w:t>namelist</w:t>
      </w:r>
      <w:proofErr w:type="spellEnd"/>
      <w:r w:rsidR="00603D80" w:rsidRPr="007C458B">
        <w:rPr>
          <w:sz w:val="22"/>
          <w:szCs w:val="22"/>
        </w:rPr>
        <w:t xml:space="preserve"> variables include a </w:t>
      </w:r>
      <w:ins w:id="235" w:author="Benedict, Jim" w:date="2020-06-03T15:49:00Z">
        <w:r w:rsidR="00A14C1C">
          <w:rPr>
            <w:sz w:val="22"/>
            <w:szCs w:val="22"/>
          </w:rPr>
          <w:t xml:space="preserve">path to a </w:t>
        </w:r>
      </w:ins>
      <w:del w:id="236" w:author="Benedict, Jim" w:date="2020-05-22T10:14:00Z">
        <w:r w:rsidR="00603D80" w:rsidRPr="007C458B" w:rsidDel="00011477">
          <w:rPr>
            <w:sz w:val="22"/>
            <w:szCs w:val="22"/>
          </w:rPr>
          <w:delText xml:space="preserve">pointer to a </w:delText>
        </w:r>
      </w:del>
      <w:r w:rsidR="00603D80" w:rsidRPr="007C458B">
        <w:rPr>
          <w:sz w:val="22"/>
          <w:szCs w:val="22"/>
        </w:rPr>
        <w:t xml:space="preserve">directory </w:t>
      </w:r>
      <w:ins w:id="237" w:author="Benedict, Jim" w:date="2020-06-03T15:49:00Z">
        <w:r w:rsidR="00A14C1C">
          <w:rPr>
            <w:sz w:val="22"/>
            <w:szCs w:val="22"/>
          </w:rPr>
          <w:t>that</w:t>
        </w:r>
      </w:ins>
      <w:ins w:id="238" w:author="Benedict, Jim" w:date="2020-05-22T10:14:00Z">
        <w:r w:rsidR="00011477">
          <w:rPr>
            <w:sz w:val="22"/>
            <w:szCs w:val="22"/>
          </w:rPr>
          <w:t xml:space="preserve"> </w:t>
        </w:r>
      </w:ins>
      <w:r w:rsidR="007C458B">
        <w:rPr>
          <w:sz w:val="22"/>
          <w:szCs w:val="22"/>
        </w:rPr>
        <w:t>contain</w:t>
      </w:r>
      <w:ins w:id="239" w:author="Benedict, Jim" w:date="2020-06-03T15:49:00Z">
        <w:r w:rsidR="00A14C1C">
          <w:rPr>
            <w:sz w:val="22"/>
            <w:szCs w:val="22"/>
          </w:rPr>
          <w:t>s</w:t>
        </w:r>
      </w:ins>
      <w:del w:id="240" w:author="Benedict, Jim" w:date="2020-06-03T15:49:00Z">
        <w:r w:rsidR="007C458B" w:rsidDel="00A14C1C">
          <w:rPr>
            <w:sz w:val="22"/>
            <w:szCs w:val="22"/>
          </w:rPr>
          <w:delText>ing</w:delText>
        </w:r>
      </w:del>
      <w:r w:rsidR="00603D80" w:rsidRPr="007C458B">
        <w:rPr>
          <w:sz w:val="22"/>
          <w:szCs w:val="22"/>
        </w:rPr>
        <w:t xml:space="preserve"> </w:t>
      </w:r>
      <w:r w:rsidR="007C458B">
        <w:rPr>
          <w:sz w:val="22"/>
          <w:szCs w:val="22"/>
        </w:rPr>
        <w:t xml:space="preserve">symbolic links pointing to </w:t>
      </w:r>
      <w:r w:rsidR="00603D80" w:rsidRPr="007C458B">
        <w:rPr>
          <w:sz w:val="22"/>
          <w:szCs w:val="22"/>
        </w:rPr>
        <w:t>cloud parameter files (</w:t>
      </w:r>
      <w:proofErr w:type="spellStart"/>
      <w:r w:rsidR="00603D80" w:rsidRPr="007C458B">
        <w:rPr>
          <w:rFonts w:ascii="Menlo" w:hAnsi="Menlo" w:cs="Menlo"/>
          <w:color w:val="000000" w:themeColor="text1"/>
          <w:sz w:val="22"/>
          <w:szCs w:val="22"/>
        </w:rPr>
        <w:t>prescribed_cloud_datapath</w:t>
      </w:r>
      <w:proofErr w:type="spellEnd"/>
      <w:r w:rsidR="00603D80" w:rsidRPr="007C458B">
        <w:rPr>
          <w:sz w:val="22"/>
          <w:szCs w:val="22"/>
        </w:rPr>
        <w:t xml:space="preserve">), as well as the name of </w:t>
      </w:r>
      <w:r w:rsidR="007C458B">
        <w:rPr>
          <w:sz w:val="22"/>
          <w:szCs w:val="22"/>
        </w:rPr>
        <w:t>the first symbolic link</w:t>
      </w:r>
      <w:r w:rsidR="00603D80" w:rsidRPr="007C458B">
        <w:rPr>
          <w:sz w:val="22"/>
          <w:szCs w:val="22"/>
        </w:rPr>
        <w:t xml:space="preserve"> file </w:t>
      </w:r>
      <w:r w:rsidR="007C458B">
        <w:rPr>
          <w:sz w:val="22"/>
          <w:szCs w:val="22"/>
        </w:rPr>
        <w:t xml:space="preserve">pointing to the first </w:t>
      </w:r>
      <w:r w:rsidR="00603D80" w:rsidRPr="007C458B">
        <w:rPr>
          <w:sz w:val="22"/>
          <w:szCs w:val="22"/>
        </w:rPr>
        <w:t>cloud parameter</w:t>
      </w:r>
      <w:del w:id="241" w:author="Benedict, Jim" w:date="2020-05-22T10:14:00Z">
        <w:r w:rsidR="00603D80" w:rsidRPr="007C458B" w:rsidDel="00011477">
          <w:rPr>
            <w:sz w:val="22"/>
            <w:szCs w:val="22"/>
          </w:rPr>
          <w:delText>s</w:delText>
        </w:r>
      </w:del>
      <w:r w:rsidR="007C458B">
        <w:rPr>
          <w:sz w:val="22"/>
          <w:szCs w:val="22"/>
        </w:rPr>
        <w:t xml:space="preserve"> file</w:t>
      </w:r>
      <w:r w:rsidR="00603D80" w:rsidRPr="007C458B">
        <w:rPr>
          <w:sz w:val="22"/>
          <w:szCs w:val="22"/>
        </w:rPr>
        <w:t xml:space="preserve"> to be</w:t>
      </w:r>
      <w:r w:rsidR="007C458B">
        <w:rPr>
          <w:sz w:val="22"/>
          <w:szCs w:val="22"/>
        </w:rPr>
        <w:t xml:space="preserve"> used for</w:t>
      </w:r>
      <w:r w:rsidR="00603D80" w:rsidRPr="007C458B">
        <w:rPr>
          <w:sz w:val="22"/>
          <w:szCs w:val="22"/>
        </w:rPr>
        <w:t xml:space="preserve"> lock</w:t>
      </w:r>
      <w:r w:rsidR="007C458B">
        <w:rPr>
          <w:sz w:val="22"/>
          <w:szCs w:val="22"/>
        </w:rPr>
        <w:t>ing</w:t>
      </w:r>
      <w:r w:rsidR="00603D80" w:rsidRPr="007C458B">
        <w:rPr>
          <w:sz w:val="22"/>
          <w:szCs w:val="22"/>
        </w:rPr>
        <w:t xml:space="preserve"> (</w:t>
      </w:r>
      <w:proofErr w:type="spellStart"/>
      <w:r w:rsidR="00603D80" w:rsidRPr="007C458B">
        <w:rPr>
          <w:rFonts w:ascii="Menlo" w:hAnsi="Menlo" w:cs="Menlo"/>
          <w:color w:val="000000" w:themeColor="text1"/>
          <w:sz w:val="22"/>
          <w:szCs w:val="22"/>
        </w:rPr>
        <w:t>prescribed_cloud_file</w:t>
      </w:r>
      <w:proofErr w:type="spellEnd"/>
      <w:r w:rsidR="007C458B">
        <w:rPr>
          <w:sz w:val="22"/>
          <w:szCs w:val="22"/>
        </w:rPr>
        <w:t>)</w:t>
      </w:r>
      <w:r w:rsidR="00603D80" w:rsidRPr="007C458B">
        <w:rPr>
          <w:sz w:val="22"/>
          <w:szCs w:val="22"/>
        </w:rPr>
        <w:t>.</w:t>
      </w:r>
    </w:p>
    <w:p w14:paraId="572694D3" w14:textId="423C4173" w:rsidR="0099089F" w:rsidRPr="007C458B" w:rsidRDefault="0099089F" w:rsidP="0024337B">
      <w:pPr>
        <w:pStyle w:val="ListParagraph"/>
        <w:numPr>
          <w:ilvl w:val="2"/>
          <w:numId w:val="7"/>
        </w:numPr>
        <w:rPr>
          <w:sz w:val="22"/>
          <w:szCs w:val="22"/>
        </w:rPr>
      </w:pPr>
      <w:proofErr w:type="gramStart"/>
      <w:r w:rsidRPr="007C458B">
        <w:rPr>
          <w:rFonts w:ascii="Menlo" w:hAnsi="Menlo" w:cs="Menlo"/>
          <w:b/>
          <w:bCs/>
          <w:i/>
          <w:iCs/>
          <w:sz w:val="22"/>
          <w:szCs w:val="22"/>
        </w:rPr>
        <w:t>physpkg.F</w:t>
      </w:r>
      <w:proofErr w:type="gramEnd"/>
      <w:r w:rsidRPr="007C458B">
        <w:rPr>
          <w:rFonts w:ascii="Menlo" w:hAnsi="Menlo" w:cs="Menlo"/>
          <w:b/>
          <w:bCs/>
          <w:i/>
          <w:iCs/>
          <w:sz w:val="22"/>
          <w:szCs w:val="22"/>
        </w:rPr>
        <w:t>90</w:t>
      </w:r>
      <w:r w:rsidR="00603D80" w:rsidRPr="007C458B">
        <w:rPr>
          <w:sz w:val="22"/>
          <w:szCs w:val="22"/>
        </w:rPr>
        <w:t xml:space="preserve">: </w:t>
      </w:r>
      <w:ins w:id="242" w:author="Benedict, Jim" w:date="2020-06-03T16:15:00Z">
        <w:r w:rsidR="00E754F7" w:rsidRPr="002815BD">
          <w:rPr>
            <w:sz w:val="22"/>
            <w:szCs w:val="22"/>
          </w:rPr>
          <w:t>this module drives the physics of CAM.   T</w:t>
        </w:r>
      </w:ins>
      <w:ins w:id="243" w:author="Benedict, Jim" w:date="2020-06-03T16:14:00Z">
        <w:r w:rsidR="00E754F7" w:rsidRPr="002815BD">
          <w:rPr>
            <w:sz w:val="22"/>
            <w:szCs w:val="22"/>
          </w:rPr>
          <w:t>he pr</w:t>
        </w:r>
      </w:ins>
      <w:ins w:id="244" w:author="Benedict, Jim" w:date="2020-06-03T16:15:00Z">
        <w:r w:rsidR="00E754F7" w:rsidRPr="002815BD">
          <w:rPr>
            <w:sz w:val="22"/>
            <w:szCs w:val="22"/>
          </w:rPr>
          <w:t xml:space="preserve">imary function of the modifications to </w:t>
        </w:r>
        <w:proofErr w:type="gramStart"/>
        <w:r w:rsidR="00E754F7" w:rsidRPr="002815BD">
          <w:rPr>
            <w:sz w:val="22"/>
            <w:szCs w:val="22"/>
          </w:rPr>
          <w:t>physpkg.F</w:t>
        </w:r>
        <w:proofErr w:type="gramEnd"/>
        <w:r w:rsidR="00E754F7" w:rsidRPr="002815BD">
          <w:rPr>
            <w:sz w:val="22"/>
            <w:szCs w:val="22"/>
          </w:rPr>
          <w:t>90 involve registering</w:t>
        </w:r>
      </w:ins>
      <w:ins w:id="245" w:author="Benedict, Jim" w:date="2020-06-04T09:31:00Z">
        <w:r w:rsidR="002815BD">
          <w:rPr>
            <w:sz w:val="22"/>
            <w:szCs w:val="22"/>
          </w:rPr>
          <w:t>,</w:t>
        </w:r>
      </w:ins>
      <w:ins w:id="246" w:author="Benedict, Jim" w:date="2020-06-03T16:15:00Z">
        <w:r w:rsidR="00E754F7" w:rsidRPr="002815BD">
          <w:rPr>
            <w:sz w:val="22"/>
            <w:szCs w:val="22"/>
          </w:rPr>
          <w:t xml:space="preserve"> </w:t>
        </w:r>
      </w:ins>
      <w:ins w:id="247" w:author="Benedict, Jim" w:date="2020-06-03T16:16:00Z">
        <w:r w:rsidR="00E754F7" w:rsidRPr="002815BD">
          <w:rPr>
            <w:sz w:val="22"/>
            <w:szCs w:val="22"/>
          </w:rPr>
          <w:t>initializing</w:t>
        </w:r>
      </w:ins>
      <w:ins w:id="248" w:author="Benedict, Jim" w:date="2020-06-04T09:31:00Z">
        <w:r w:rsidR="002815BD">
          <w:rPr>
            <w:sz w:val="22"/>
            <w:szCs w:val="22"/>
          </w:rPr>
          <w:t>, and advancing</w:t>
        </w:r>
      </w:ins>
      <w:ins w:id="249" w:author="Benedict, Jim" w:date="2020-06-03T16:16:00Z">
        <w:r w:rsidR="00E754F7" w:rsidRPr="002815BD">
          <w:rPr>
            <w:sz w:val="22"/>
            <w:szCs w:val="22"/>
          </w:rPr>
          <w:t xml:space="preserve"> prescribed_cloud.F90.  </w:t>
        </w:r>
      </w:ins>
      <w:del w:id="250" w:author="Benedict, Jim" w:date="2020-06-04T09:31:00Z">
        <w:r w:rsidR="00603D80" w:rsidRPr="002815BD" w:rsidDel="002815BD">
          <w:rPr>
            <w:sz w:val="22"/>
            <w:szCs w:val="22"/>
          </w:rPr>
          <w:delText xml:space="preserve">additional lines wherever </w:delText>
        </w:r>
        <w:r w:rsidR="00244B38" w:rsidRPr="002815BD" w:rsidDel="002815BD">
          <w:rPr>
            <w:rFonts w:ascii="Menlo" w:hAnsi="Menlo" w:cs="Menlo"/>
            <w:color w:val="000000" w:themeColor="text1"/>
            <w:sz w:val="22"/>
            <w:szCs w:val="22"/>
          </w:rPr>
          <w:delText>prescribed_cloud</w:delText>
        </w:r>
        <w:r w:rsidR="00244B38" w:rsidRPr="002815BD" w:rsidDel="002815BD">
          <w:rPr>
            <w:sz w:val="22"/>
            <w:szCs w:val="22"/>
          </w:rPr>
          <w:delText xml:space="preserve"> </w:delText>
        </w:r>
        <w:r w:rsidR="00603D80" w:rsidRPr="002815BD" w:rsidDel="002815BD">
          <w:rPr>
            <w:sz w:val="22"/>
            <w:szCs w:val="22"/>
          </w:rPr>
          <w:delText>is used.</w:delText>
        </w:r>
      </w:del>
      <w:del w:id="251" w:author="Benedict, Jim" w:date="2020-06-03T16:15:00Z">
        <w:r w:rsidR="00603D80" w:rsidRPr="002815BD" w:rsidDel="00E754F7">
          <w:rPr>
            <w:sz w:val="22"/>
            <w:szCs w:val="22"/>
          </w:rPr>
          <w:delText xml:space="preserve"> This module drives the physics of CAM</w:delText>
        </w:r>
      </w:del>
      <w:del w:id="252" w:author="Benedict, Jim" w:date="2020-06-03T16:16:00Z">
        <w:r w:rsidR="00603D80" w:rsidRPr="002815BD" w:rsidDel="00E754F7">
          <w:rPr>
            <w:sz w:val="22"/>
            <w:szCs w:val="22"/>
          </w:rPr>
          <w:delText>.</w:delText>
        </w:r>
      </w:del>
      <w:del w:id="253" w:author="Benedict, Jim" w:date="2020-06-04T09:31:00Z">
        <w:r w:rsidR="00603D80" w:rsidRPr="002815BD" w:rsidDel="002815BD">
          <w:rPr>
            <w:sz w:val="22"/>
            <w:szCs w:val="22"/>
          </w:rPr>
          <w:delText xml:space="preserve"> </w:delText>
        </w:r>
      </w:del>
      <w:r w:rsidR="00603D80" w:rsidRPr="002815BD">
        <w:rPr>
          <w:sz w:val="22"/>
          <w:szCs w:val="22"/>
        </w:rPr>
        <w:t xml:space="preserve">By adding flags for </w:t>
      </w:r>
      <w:proofErr w:type="spellStart"/>
      <w:r w:rsidR="00244B38" w:rsidRPr="002815BD">
        <w:rPr>
          <w:rFonts w:ascii="Menlo" w:hAnsi="Menlo" w:cs="Menlo"/>
          <w:color w:val="000000" w:themeColor="text1"/>
          <w:sz w:val="22"/>
          <w:szCs w:val="22"/>
        </w:rPr>
        <w:t>prescribed_cloud</w:t>
      </w:r>
      <w:proofErr w:type="spellEnd"/>
      <w:r w:rsidR="00603D80" w:rsidRPr="002815BD">
        <w:rPr>
          <w:sz w:val="22"/>
          <w:szCs w:val="22"/>
        </w:rPr>
        <w:t xml:space="preserve">, this enables CAM to treat </w:t>
      </w:r>
      <w:ins w:id="254" w:author="Benedict, Jim" w:date="2020-05-22T10:16:00Z">
        <w:r w:rsidR="00011477" w:rsidRPr="002815BD">
          <w:rPr>
            <w:sz w:val="22"/>
            <w:szCs w:val="22"/>
          </w:rPr>
          <w:t xml:space="preserve">the </w:t>
        </w:r>
      </w:ins>
      <w:r w:rsidR="00603D80" w:rsidRPr="002815BD">
        <w:rPr>
          <w:sz w:val="22"/>
          <w:szCs w:val="22"/>
        </w:rPr>
        <w:t>prescribed</w:t>
      </w:r>
      <w:ins w:id="255" w:author="Benedict, Jim" w:date="2020-05-22T10:16:00Z">
        <w:r w:rsidR="00011477" w:rsidRPr="002815BD">
          <w:rPr>
            <w:sz w:val="22"/>
            <w:szCs w:val="22"/>
          </w:rPr>
          <w:t xml:space="preserve"> cloud p</w:t>
        </w:r>
      </w:ins>
      <w:ins w:id="256" w:author="Benedict, Jim" w:date="2020-05-22T10:18:00Z">
        <w:r w:rsidR="00011477" w:rsidRPr="002815BD">
          <w:rPr>
            <w:sz w:val="22"/>
            <w:szCs w:val="22"/>
          </w:rPr>
          <w:t>arameters</w:t>
        </w:r>
      </w:ins>
      <w:r w:rsidR="00603D80" w:rsidRPr="002815BD">
        <w:rPr>
          <w:sz w:val="22"/>
          <w:szCs w:val="22"/>
        </w:rPr>
        <w:t xml:space="preserve"> </w:t>
      </w:r>
      <w:del w:id="257" w:author="Benedict, Jim" w:date="2020-05-22T10:16:00Z">
        <w:r w:rsidR="00603D80" w:rsidRPr="002815BD" w:rsidDel="00011477">
          <w:rPr>
            <w:sz w:val="22"/>
            <w:szCs w:val="22"/>
          </w:rPr>
          <w:delText>as CAM would treat</w:delText>
        </w:r>
      </w:del>
      <w:ins w:id="258" w:author="Benedict, Jim" w:date="2020-05-22T10:16:00Z">
        <w:r w:rsidR="00011477" w:rsidRPr="002815BD">
          <w:rPr>
            <w:sz w:val="22"/>
            <w:szCs w:val="22"/>
          </w:rPr>
          <w:t>like</w:t>
        </w:r>
      </w:ins>
      <w:r w:rsidR="00603D80" w:rsidRPr="002815BD">
        <w:rPr>
          <w:sz w:val="22"/>
          <w:szCs w:val="22"/>
        </w:rPr>
        <w:t xml:space="preserve"> any other tracer variable.</w:t>
      </w:r>
    </w:p>
    <w:p w14:paraId="570E892F" w14:textId="0A15FBF0"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prescribed_</w:t>
      </w:r>
      <w:proofErr w:type="gramStart"/>
      <w:r w:rsidRPr="007C458B">
        <w:rPr>
          <w:rFonts w:ascii="Menlo" w:hAnsi="Menlo" w:cs="Menlo"/>
          <w:b/>
          <w:bCs/>
          <w:i/>
          <w:iCs/>
          <w:sz w:val="22"/>
          <w:szCs w:val="22"/>
        </w:rPr>
        <w:t>cloud.F</w:t>
      </w:r>
      <w:proofErr w:type="gramEnd"/>
      <w:r w:rsidRPr="007C458B">
        <w:rPr>
          <w:rFonts w:ascii="Menlo" w:hAnsi="Menlo" w:cs="Menlo"/>
          <w:b/>
          <w:bCs/>
          <w:i/>
          <w:iCs/>
          <w:sz w:val="22"/>
          <w:szCs w:val="22"/>
        </w:rPr>
        <w:t>90</w:t>
      </w:r>
      <w:r w:rsidR="00AB39C3" w:rsidRPr="007C458B">
        <w:rPr>
          <w:sz w:val="22"/>
          <w:szCs w:val="22"/>
        </w:rPr>
        <w:t xml:space="preserve">: A new module written by CISL Software Engineer Jerry Olson, which </w:t>
      </w:r>
      <w:del w:id="259" w:author="Benedict, Jim" w:date="2020-05-22T10:17:00Z">
        <w:r w:rsidR="00AB39C3" w:rsidRPr="007C458B" w:rsidDel="00011477">
          <w:rPr>
            <w:sz w:val="22"/>
            <w:szCs w:val="22"/>
          </w:rPr>
          <w:delText>“R</w:delText>
        </w:r>
      </w:del>
      <w:ins w:id="260" w:author="Benedict, Jim" w:date="2020-05-22T10:17:00Z">
        <w:r w:rsidR="00011477">
          <w:rPr>
            <w:sz w:val="22"/>
            <w:szCs w:val="22"/>
          </w:rPr>
          <w:t>r</w:t>
        </w:r>
      </w:ins>
      <w:r w:rsidR="00AB39C3" w:rsidRPr="007C458B">
        <w:rPr>
          <w:sz w:val="22"/>
          <w:szCs w:val="22"/>
        </w:rPr>
        <w:t>eads cloud-related fields</w:t>
      </w:r>
      <w:del w:id="261" w:author="Benedict, Jim" w:date="2020-05-22T10:17:00Z">
        <w:r w:rsidR="00AB39C3" w:rsidRPr="007C458B" w:rsidDel="00011477">
          <w:rPr>
            <w:sz w:val="22"/>
            <w:szCs w:val="22"/>
          </w:rPr>
          <w:delText xml:space="preserve">, </w:delText>
        </w:r>
      </w:del>
      <w:ins w:id="262" w:author="Benedict, Jim" w:date="2020-05-22T10:17:00Z">
        <w:r w:rsidR="00011477">
          <w:rPr>
            <w:sz w:val="22"/>
            <w:szCs w:val="22"/>
          </w:rPr>
          <w:t xml:space="preserve"> and</w:t>
        </w:r>
        <w:r w:rsidR="00011477" w:rsidRPr="007C458B">
          <w:rPr>
            <w:sz w:val="22"/>
            <w:szCs w:val="22"/>
          </w:rPr>
          <w:t xml:space="preserve"> </w:t>
        </w:r>
      </w:ins>
      <w:r w:rsidR="00AB39C3" w:rsidRPr="007C458B">
        <w:rPr>
          <w:sz w:val="22"/>
          <w:szCs w:val="22"/>
        </w:rPr>
        <w:t>puts them into the physics buffer for use by</w:t>
      </w:r>
      <w:ins w:id="263" w:author="Benedict, Jim" w:date="2020-05-22T10:17:00Z">
        <w:r w:rsidR="00011477">
          <w:rPr>
            <w:sz w:val="22"/>
            <w:szCs w:val="22"/>
          </w:rPr>
          <w:t xml:space="preserve"> the</w:t>
        </w:r>
      </w:ins>
      <w:r w:rsidR="00AB39C3" w:rsidRPr="007C458B">
        <w:rPr>
          <w:sz w:val="22"/>
          <w:szCs w:val="22"/>
        </w:rPr>
        <w:t xml:space="preserve"> radiation</w:t>
      </w:r>
      <w:ins w:id="264" w:author="Benedict, Jim" w:date="2020-05-22T10:17:00Z">
        <w:r w:rsidR="00011477">
          <w:rPr>
            <w:sz w:val="22"/>
            <w:szCs w:val="22"/>
          </w:rPr>
          <w:t xml:space="preserve"> scheme</w:t>
        </w:r>
      </w:ins>
      <w:r w:rsidR="00AB39C3" w:rsidRPr="007C458B">
        <w:rPr>
          <w:sz w:val="22"/>
          <w:szCs w:val="22"/>
        </w:rPr>
        <w:t>.</w:t>
      </w:r>
      <w:del w:id="265" w:author="Benedict, Jim" w:date="2020-05-22T10:17:00Z">
        <w:r w:rsidR="00AB39C3" w:rsidRPr="007C458B" w:rsidDel="00011477">
          <w:rPr>
            <w:sz w:val="22"/>
            <w:szCs w:val="22"/>
          </w:rPr>
          <w:delText>”</w:delText>
        </w:r>
      </w:del>
    </w:p>
    <w:p w14:paraId="71EF7536" w14:textId="56022A7C" w:rsidR="0099089F" w:rsidRPr="007C458B" w:rsidRDefault="0099089F" w:rsidP="0024337B">
      <w:pPr>
        <w:pStyle w:val="ListParagraph"/>
        <w:numPr>
          <w:ilvl w:val="2"/>
          <w:numId w:val="7"/>
        </w:numPr>
        <w:rPr>
          <w:sz w:val="22"/>
          <w:szCs w:val="22"/>
        </w:rPr>
      </w:pPr>
      <w:proofErr w:type="gramStart"/>
      <w:r w:rsidRPr="007C458B">
        <w:rPr>
          <w:rFonts w:ascii="Menlo" w:hAnsi="Menlo" w:cs="Menlo"/>
          <w:b/>
          <w:bCs/>
          <w:i/>
          <w:iCs/>
          <w:sz w:val="22"/>
          <w:szCs w:val="22"/>
        </w:rPr>
        <w:t>radiation.F</w:t>
      </w:r>
      <w:proofErr w:type="gramEnd"/>
      <w:r w:rsidRPr="007C458B">
        <w:rPr>
          <w:rFonts w:ascii="Menlo" w:hAnsi="Menlo" w:cs="Menlo"/>
          <w:b/>
          <w:bCs/>
          <w:i/>
          <w:iCs/>
          <w:sz w:val="22"/>
          <w:szCs w:val="22"/>
        </w:rPr>
        <w:t>90</w:t>
      </w:r>
      <w:r w:rsidR="00684216" w:rsidRPr="007C458B">
        <w:rPr>
          <w:sz w:val="22"/>
          <w:szCs w:val="22"/>
        </w:rPr>
        <w:t>: radiation computation driver. A few things happen here.</w:t>
      </w:r>
      <w:r w:rsidR="000E695F" w:rsidRPr="007C458B">
        <w:rPr>
          <w:sz w:val="22"/>
          <w:szCs w:val="22"/>
        </w:rPr>
        <w:t xml:space="preserve"> Cloud parameters intended for output/input prior to the radiation </w:t>
      </w:r>
      <w:del w:id="266" w:author="Benedict, Jim" w:date="2020-06-04T09:34:00Z">
        <w:r w:rsidR="000E695F" w:rsidRPr="007C458B" w:rsidDel="002815BD">
          <w:rPr>
            <w:sz w:val="22"/>
            <w:szCs w:val="22"/>
          </w:rPr>
          <w:delText xml:space="preserve">module </w:delText>
        </w:r>
      </w:del>
      <w:ins w:id="267" w:author="Benedict, Jim" w:date="2020-06-04T09:34:00Z">
        <w:r w:rsidR="002815BD">
          <w:rPr>
            <w:sz w:val="22"/>
            <w:szCs w:val="22"/>
          </w:rPr>
          <w:t>tendency calculations</w:t>
        </w:r>
        <w:r w:rsidR="002815BD" w:rsidRPr="007C458B">
          <w:rPr>
            <w:sz w:val="22"/>
            <w:szCs w:val="22"/>
          </w:rPr>
          <w:t xml:space="preserve"> </w:t>
        </w:r>
      </w:ins>
      <w:r w:rsidR="000E695F" w:rsidRPr="007C458B">
        <w:rPr>
          <w:sz w:val="22"/>
          <w:szCs w:val="22"/>
        </w:rPr>
        <w:t>are defined with the suffix “</w:t>
      </w:r>
      <w:r w:rsidR="000E695F" w:rsidRPr="00B348CC">
        <w:rPr>
          <w:rFonts w:ascii="Menlo" w:hAnsi="Menlo" w:cs="Menlo"/>
          <w:sz w:val="22"/>
          <w:szCs w:val="22"/>
          <w:rPrChange w:id="268" w:author="Benedict, Jim" w:date="2020-06-03T16:23:00Z">
            <w:rPr>
              <w:sz w:val="22"/>
              <w:szCs w:val="22"/>
            </w:rPr>
          </w:rPrChange>
        </w:rPr>
        <w:t>*_rad</w:t>
      </w:r>
      <w:r w:rsidR="000E695F" w:rsidRPr="007C458B">
        <w:rPr>
          <w:sz w:val="22"/>
          <w:szCs w:val="22"/>
        </w:rPr>
        <w:t xml:space="preserve">” and initialized. These are fields that are output straight from the radiation module and are used as the prescribed fields in a subsequent </w:t>
      </w:r>
      <w:r w:rsidR="00166D75">
        <w:rPr>
          <w:sz w:val="22"/>
          <w:szCs w:val="22"/>
        </w:rPr>
        <w:t>cloud locking</w:t>
      </w:r>
      <w:r w:rsidR="000E695F" w:rsidRPr="007C458B">
        <w:rPr>
          <w:sz w:val="22"/>
          <w:szCs w:val="22"/>
        </w:rPr>
        <w:t xml:space="preserve"> experiment. Additionally,</w:t>
      </w:r>
      <w:r w:rsidR="00684216" w:rsidRPr="007C458B">
        <w:rPr>
          <w:sz w:val="22"/>
          <w:szCs w:val="22"/>
        </w:rPr>
        <w:t xml:space="preserve"> if </w:t>
      </w:r>
      <w:del w:id="269" w:author="Benedict, Jim" w:date="2020-05-22T10:20:00Z">
        <w:r w:rsidR="00684216" w:rsidRPr="007C458B" w:rsidDel="00011477">
          <w:rPr>
            <w:sz w:val="22"/>
            <w:szCs w:val="22"/>
          </w:rPr>
          <w:delText xml:space="preserve">clouds </w:delText>
        </w:r>
      </w:del>
      <w:ins w:id="270" w:author="Benedict, Jim" w:date="2020-05-22T10:20:00Z">
        <w:r w:rsidR="00011477" w:rsidRPr="007C458B">
          <w:rPr>
            <w:sz w:val="22"/>
            <w:szCs w:val="22"/>
          </w:rPr>
          <w:t>cloud</w:t>
        </w:r>
        <w:r w:rsidR="00011477">
          <w:rPr>
            <w:sz w:val="22"/>
            <w:szCs w:val="22"/>
          </w:rPr>
          <w:t xml:space="preserve"> parameters</w:t>
        </w:r>
        <w:r w:rsidR="00011477" w:rsidRPr="007C458B">
          <w:rPr>
            <w:sz w:val="22"/>
            <w:szCs w:val="22"/>
          </w:rPr>
          <w:t xml:space="preserve"> </w:t>
        </w:r>
      </w:ins>
      <w:r w:rsidR="00684216" w:rsidRPr="007C458B">
        <w:rPr>
          <w:sz w:val="22"/>
          <w:szCs w:val="22"/>
        </w:rPr>
        <w:t>are prescribed</w:t>
      </w:r>
      <w:ins w:id="271" w:author="Benedict, Jim" w:date="2020-05-22T10:20:00Z">
        <w:r w:rsidR="00011477">
          <w:rPr>
            <w:sz w:val="22"/>
            <w:szCs w:val="22"/>
          </w:rPr>
          <w:t xml:space="preserve"> as in a cloud-locked simulation</w:t>
        </w:r>
      </w:ins>
      <w:r w:rsidR="00684216" w:rsidRPr="007C458B">
        <w:rPr>
          <w:sz w:val="22"/>
          <w:szCs w:val="22"/>
        </w:rPr>
        <w:t>, the</w:t>
      </w:r>
      <w:ins w:id="272" w:author="Benedict, Jim" w:date="2020-05-22T10:20:00Z">
        <w:r w:rsidR="00011477">
          <w:rPr>
            <w:sz w:val="22"/>
            <w:szCs w:val="22"/>
          </w:rPr>
          <w:t xml:space="preserve"> prescribed fields </w:t>
        </w:r>
      </w:ins>
      <w:ins w:id="273" w:author="Benedict, Jim" w:date="2020-05-22T10:21:00Z">
        <w:r w:rsidR="00011477">
          <w:rPr>
            <w:sz w:val="22"/>
            <w:szCs w:val="22"/>
          </w:rPr>
          <w:t xml:space="preserve">sourced from an external file </w:t>
        </w:r>
      </w:ins>
      <w:ins w:id="274" w:author="Benedict, Jim" w:date="2020-05-22T10:20:00Z">
        <w:r w:rsidR="00011477">
          <w:rPr>
            <w:sz w:val="22"/>
            <w:szCs w:val="22"/>
          </w:rPr>
          <w:t>are</w:t>
        </w:r>
      </w:ins>
      <w:del w:id="275" w:author="Benedict, Jim" w:date="2020-05-22T10:20:00Z">
        <w:r w:rsidR="00684216" w:rsidRPr="007C458B" w:rsidDel="00011477">
          <w:rPr>
            <w:sz w:val="22"/>
            <w:szCs w:val="22"/>
          </w:rPr>
          <w:delText>n</w:delText>
        </w:r>
      </w:del>
      <w:r w:rsidR="00684216" w:rsidRPr="007C458B">
        <w:rPr>
          <w:sz w:val="22"/>
          <w:szCs w:val="22"/>
        </w:rPr>
        <w:t xml:space="preserve"> read in </w:t>
      </w:r>
      <w:del w:id="276" w:author="Benedict, Jim" w:date="2020-05-22T10:20:00Z">
        <w:r w:rsidR="00684216" w:rsidRPr="007C458B" w:rsidDel="00011477">
          <w:rPr>
            <w:sz w:val="22"/>
            <w:szCs w:val="22"/>
          </w:rPr>
          <w:delText>cloud parameters</w:delText>
        </w:r>
        <w:r w:rsidR="007E5F5A" w:rsidRPr="007C458B" w:rsidDel="00011477">
          <w:rPr>
            <w:sz w:val="22"/>
            <w:szCs w:val="22"/>
          </w:rPr>
          <w:delText xml:space="preserve"> </w:delText>
        </w:r>
      </w:del>
      <w:r w:rsidR="007E5F5A" w:rsidRPr="007C458B">
        <w:rPr>
          <w:sz w:val="22"/>
          <w:szCs w:val="22"/>
        </w:rPr>
        <w:t>(with the suffix “*_rad”)</w:t>
      </w:r>
      <w:r w:rsidR="00684216" w:rsidRPr="007C458B">
        <w:rPr>
          <w:sz w:val="22"/>
          <w:szCs w:val="22"/>
        </w:rPr>
        <w:t xml:space="preserve"> from the </w:t>
      </w:r>
      <w:proofErr w:type="spellStart"/>
      <w:r w:rsidR="00153029" w:rsidRPr="007C458B">
        <w:rPr>
          <w:sz w:val="22"/>
          <w:szCs w:val="22"/>
        </w:rPr>
        <w:t>pbuff</w:t>
      </w:r>
      <w:proofErr w:type="spellEnd"/>
      <w:del w:id="277" w:author="Benedict, Jim" w:date="2020-05-22T10:21:00Z">
        <w:r w:rsidR="00684216" w:rsidRPr="007C458B" w:rsidDel="00011477">
          <w:rPr>
            <w:sz w:val="22"/>
            <w:szCs w:val="22"/>
          </w:rPr>
          <w:delText xml:space="preserve"> that came from the file instead of predicted fields</w:delText>
        </w:r>
      </w:del>
      <w:r w:rsidR="00684216" w:rsidRPr="007C458B">
        <w:rPr>
          <w:sz w:val="22"/>
          <w:szCs w:val="22"/>
        </w:rPr>
        <w:t>.</w:t>
      </w:r>
    </w:p>
    <w:p w14:paraId="332E7955" w14:textId="25B7E55D"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restart_</w:t>
      </w:r>
      <w:proofErr w:type="gramStart"/>
      <w:r w:rsidRPr="007C458B">
        <w:rPr>
          <w:rFonts w:ascii="Menlo" w:hAnsi="Menlo" w:cs="Menlo"/>
          <w:b/>
          <w:bCs/>
          <w:i/>
          <w:iCs/>
          <w:sz w:val="22"/>
          <w:szCs w:val="22"/>
        </w:rPr>
        <w:t>physics.F</w:t>
      </w:r>
      <w:proofErr w:type="gramEnd"/>
      <w:r w:rsidRPr="007C458B">
        <w:rPr>
          <w:rFonts w:ascii="Menlo" w:hAnsi="Menlo" w:cs="Menlo"/>
          <w:b/>
          <w:bCs/>
          <w:i/>
          <w:iCs/>
          <w:sz w:val="22"/>
          <w:szCs w:val="22"/>
        </w:rPr>
        <w:t>90</w:t>
      </w:r>
      <w:r w:rsidR="00F548F1" w:rsidRPr="007C458B">
        <w:rPr>
          <w:sz w:val="22"/>
          <w:szCs w:val="22"/>
        </w:rPr>
        <w:t>: handles prescribed cloud fields upon a restart.</w:t>
      </w:r>
    </w:p>
    <w:p w14:paraId="154482DB" w14:textId="6B9215C0"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runtime_</w:t>
      </w:r>
      <w:proofErr w:type="gramStart"/>
      <w:r w:rsidRPr="007C458B">
        <w:rPr>
          <w:rFonts w:ascii="Menlo" w:hAnsi="Menlo" w:cs="Menlo"/>
          <w:b/>
          <w:bCs/>
          <w:i/>
          <w:iCs/>
          <w:sz w:val="22"/>
          <w:szCs w:val="22"/>
        </w:rPr>
        <w:t>opts.F</w:t>
      </w:r>
      <w:proofErr w:type="gramEnd"/>
      <w:r w:rsidRPr="007C458B">
        <w:rPr>
          <w:rFonts w:ascii="Menlo" w:hAnsi="Menlo" w:cs="Menlo"/>
          <w:b/>
          <w:bCs/>
          <w:i/>
          <w:iCs/>
          <w:sz w:val="22"/>
          <w:szCs w:val="22"/>
        </w:rPr>
        <w:t>90</w:t>
      </w:r>
      <w:r w:rsidR="00577C74" w:rsidRPr="007C458B">
        <w:rPr>
          <w:sz w:val="22"/>
          <w:szCs w:val="22"/>
        </w:rPr>
        <w:t xml:space="preserve">: reads user-defined prescribed-cloud or cloud-locked </w:t>
      </w:r>
      <w:proofErr w:type="spellStart"/>
      <w:r w:rsidR="00577C74" w:rsidRPr="007C458B">
        <w:rPr>
          <w:sz w:val="22"/>
          <w:szCs w:val="22"/>
        </w:rPr>
        <w:t>namelist</w:t>
      </w:r>
      <w:proofErr w:type="spellEnd"/>
      <w:r w:rsidR="00577C74" w:rsidRPr="007C458B">
        <w:rPr>
          <w:sz w:val="22"/>
          <w:szCs w:val="22"/>
        </w:rPr>
        <w:t xml:space="preserve"> parameters</w:t>
      </w:r>
    </w:p>
    <w:p w14:paraId="16756831" w14:textId="7E635B04" w:rsidR="0099089F" w:rsidRPr="007C458B" w:rsidRDefault="0099089F" w:rsidP="0024337B">
      <w:pPr>
        <w:pStyle w:val="ListParagraph"/>
        <w:numPr>
          <w:ilvl w:val="2"/>
          <w:numId w:val="7"/>
        </w:numPr>
        <w:rPr>
          <w:sz w:val="22"/>
          <w:szCs w:val="22"/>
        </w:rPr>
      </w:pPr>
      <w:r w:rsidRPr="007C458B">
        <w:rPr>
          <w:rFonts w:ascii="Menlo" w:hAnsi="Menlo" w:cs="Menlo"/>
          <w:b/>
          <w:bCs/>
          <w:i/>
          <w:iCs/>
          <w:sz w:val="22"/>
          <w:szCs w:val="22"/>
        </w:rPr>
        <w:t>tracer_</w:t>
      </w:r>
      <w:proofErr w:type="gramStart"/>
      <w:r w:rsidRPr="007C458B">
        <w:rPr>
          <w:rFonts w:ascii="Menlo" w:hAnsi="Menlo" w:cs="Menlo"/>
          <w:b/>
          <w:bCs/>
          <w:i/>
          <w:iCs/>
          <w:sz w:val="22"/>
          <w:szCs w:val="22"/>
        </w:rPr>
        <w:t>data.F</w:t>
      </w:r>
      <w:proofErr w:type="gramEnd"/>
      <w:r w:rsidRPr="007C458B">
        <w:rPr>
          <w:rFonts w:ascii="Menlo" w:hAnsi="Menlo" w:cs="Menlo"/>
          <w:b/>
          <w:bCs/>
          <w:i/>
          <w:iCs/>
          <w:sz w:val="22"/>
          <w:szCs w:val="22"/>
        </w:rPr>
        <w:t>90</w:t>
      </w:r>
      <w:r w:rsidR="00577C74" w:rsidRPr="007C458B">
        <w:rPr>
          <w:sz w:val="22"/>
          <w:szCs w:val="22"/>
        </w:rPr>
        <w:t>: turns off interpolation so that when cloud parameters are read in, they are used in computations exactly as is from the file. This modification is essential for microphysics to be locked</w:t>
      </w:r>
      <w:r w:rsidR="005C3E85" w:rsidRPr="007C458B">
        <w:rPr>
          <w:sz w:val="22"/>
          <w:szCs w:val="22"/>
        </w:rPr>
        <w:t xml:space="preserve">, because otherwise, the model will try to </w:t>
      </w:r>
      <w:r w:rsidR="005C3E85" w:rsidRPr="007C458B">
        <w:rPr>
          <w:sz w:val="22"/>
          <w:szCs w:val="22"/>
        </w:rPr>
        <w:lastRenderedPageBreak/>
        <w:t xml:space="preserve">interpolate inputted files, even if input files are on the correct grid, </w:t>
      </w:r>
      <w:commentRangeStart w:id="278"/>
      <w:r w:rsidR="005C3E85" w:rsidRPr="007C458B">
        <w:rPr>
          <w:sz w:val="22"/>
          <w:szCs w:val="22"/>
        </w:rPr>
        <w:t>which will cause some zero values to become non-zero, ultimately causing the model to crash</w:t>
      </w:r>
      <w:commentRangeEnd w:id="278"/>
      <w:r w:rsidR="00011477">
        <w:rPr>
          <w:rStyle w:val="CommentReference"/>
        </w:rPr>
        <w:commentReference w:id="278"/>
      </w:r>
      <w:r w:rsidR="005C3E85" w:rsidRPr="007C458B">
        <w:rPr>
          <w:sz w:val="22"/>
          <w:szCs w:val="22"/>
        </w:rPr>
        <w:t>.</w:t>
      </w:r>
    </w:p>
    <w:p w14:paraId="74B173A0" w14:textId="46FFD3A4" w:rsidR="00684216" w:rsidRPr="007C458B" w:rsidRDefault="00684216" w:rsidP="0024337B">
      <w:pPr>
        <w:pStyle w:val="ListParagraph"/>
        <w:numPr>
          <w:ilvl w:val="1"/>
          <w:numId w:val="7"/>
        </w:numPr>
        <w:rPr>
          <w:sz w:val="22"/>
          <w:szCs w:val="22"/>
        </w:rPr>
      </w:pPr>
      <w:r w:rsidRPr="007C458B">
        <w:rPr>
          <w:sz w:val="22"/>
          <w:szCs w:val="22"/>
        </w:rPr>
        <w:t>In any of these files</w:t>
      </w:r>
      <w:r w:rsidR="00341ECA">
        <w:rPr>
          <w:sz w:val="22"/>
          <w:szCs w:val="22"/>
        </w:rPr>
        <w:t>, searching</w:t>
      </w:r>
      <w:r w:rsidRPr="007C458B">
        <w:rPr>
          <w:sz w:val="22"/>
          <w:szCs w:val="22"/>
        </w:rPr>
        <w:t xml:space="preserve"> for </w:t>
      </w:r>
      <w:proofErr w:type="spellStart"/>
      <w:r w:rsidR="00463A19" w:rsidRPr="007C458B">
        <w:rPr>
          <w:rFonts w:ascii="Menlo" w:hAnsi="Menlo" w:cs="Menlo"/>
          <w:color w:val="000000" w:themeColor="text1"/>
          <w:sz w:val="22"/>
          <w:szCs w:val="22"/>
        </w:rPr>
        <w:t>prescribed_cloud</w:t>
      </w:r>
      <w:proofErr w:type="spellEnd"/>
      <w:r w:rsidRPr="007C458B">
        <w:rPr>
          <w:sz w:val="22"/>
          <w:szCs w:val="22"/>
        </w:rPr>
        <w:t xml:space="preserve"> or </w:t>
      </w:r>
      <w:proofErr w:type="spellStart"/>
      <w:r w:rsidR="00463A19" w:rsidRPr="00463A19">
        <w:rPr>
          <w:rFonts w:ascii="Menlo" w:hAnsi="Menlo" w:cs="Menlo"/>
          <w:sz w:val="22"/>
          <w:szCs w:val="22"/>
        </w:rPr>
        <w:t>cloud_rad</w:t>
      </w:r>
      <w:proofErr w:type="spellEnd"/>
      <w:r w:rsidR="00463A19">
        <w:rPr>
          <w:sz w:val="22"/>
          <w:szCs w:val="22"/>
        </w:rPr>
        <w:t xml:space="preserve"> </w:t>
      </w:r>
      <w:r w:rsidRPr="007C458B">
        <w:rPr>
          <w:sz w:val="22"/>
          <w:szCs w:val="22"/>
        </w:rPr>
        <w:t xml:space="preserve">might help </w:t>
      </w:r>
      <w:r w:rsidR="00341ECA">
        <w:rPr>
          <w:sz w:val="22"/>
          <w:szCs w:val="22"/>
        </w:rPr>
        <w:t>locate</w:t>
      </w:r>
      <w:r w:rsidRPr="007C458B">
        <w:rPr>
          <w:sz w:val="22"/>
          <w:szCs w:val="22"/>
        </w:rPr>
        <w:t xml:space="preserve"> the </w:t>
      </w:r>
      <w:r w:rsidR="00166D75">
        <w:rPr>
          <w:sz w:val="22"/>
          <w:szCs w:val="22"/>
        </w:rPr>
        <w:t>cloud locking</w:t>
      </w:r>
      <w:r w:rsidRPr="007C458B">
        <w:rPr>
          <w:sz w:val="22"/>
          <w:szCs w:val="22"/>
        </w:rPr>
        <w:t>-related modifications.</w:t>
      </w:r>
    </w:p>
    <w:p w14:paraId="748613F5" w14:textId="77777777" w:rsidR="00044A66" w:rsidRDefault="00044A66" w:rsidP="00044A66">
      <w:pPr>
        <w:pStyle w:val="ListParagraph"/>
        <w:rPr>
          <w:sz w:val="22"/>
          <w:szCs w:val="22"/>
        </w:rPr>
      </w:pPr>
    </w:p>
    <w:p w14:paraId="1D34E11B" w14:textId="07F1005B" w:rsidR="00DC71B4" w:rsidRPr="007C458B" w:rsidRDefault="00DC71B4" w:rsidP="0024337B">
      <w:pPr>
        <w:pStyle w:val="ListParagraph"/>
        <w:numPr>
          <w:ilvl w:val="0"/>
          <w:numId w:val="7"/>
        </w:numPr>
        <w:rPr>
          <w:sz w:val="22"/>
          <w:szCs w:val="22"/>
        </w:rPr>
      </w:pPr>
      <w:r w:rsidRPr="007C458B">
        <w:rPr>
          <w:sz w:val="22"/>
          <w:szCs w:val="22"/>
        </w:rPr>
        <w:t xml:space="preserve">Copy scripts that </w:t>
      </w:r>
      <w:ins w:id="279" w:author="Benedict, Jim" w:date="2020-05-22T10:25:00Z">
        <w:r w:rsidR="00510401">
          <w:rPr>
            <w:sz w:val="22"/>
            <w:szCs w:val="22"/>
          </w:rPr>
          <w:t>organize and stage the prescribed cloud property files “offline”</w:t>
        </w:r>
      </w:ins>
      <w:ins w:id="280" w:author="Benedict, Jim" w:date="2020-05-22T10:26:00Z">
        <w:r w:rsidR="00510401">
          <w:rPr>
            <w:sz w:val="22"/>
            <w:szCs w:val="22"/>
          </w:rPr>
          <w:t>,</w:t>
        </w:r>
      </w:ins>
      <w:ins w:id="281" w:author="Benedict, Jim" w:date="2020-05-22T10:25:00Z">
        <w:r w:rsidR="00510401">
          <w:rPr>
            <w:sz w:val="22"/>
            <w:szCs w:val="22"/>
          </w:rPr>
          <w:t xml:space="preserve"> using </w:t>
        </w:r>
      </w:ins>
      <w:del w:id="282" w:author="Benedict, Jim" w:date="2020-05-22T10:25:00Z">
        <w:r w:rsidRPr="007C458B" w:rsidDel="00510401">
          <w:rPr>
            <w:sz w:val="22"/>
            <w:szCs w:val="22"/>
          </w:rPr>
          <w:delText xml:space="preserve">tell the model to </w:delText>
        </w:r>
      </w:del>
      <w:ins w:id="283" w:author="Benedict, Jim" w:date="2020-05-22T10:25:00Z">
        <w:r w:rsidR="00510401">
          <w:rPr>
            <w:sz w:val="22"/>
            <w:szCs w:val="22"/>
          </w:rPr>
          <w:t xml:space="preserve">either </w:t>
        </w:r>
      </w:ins>
      <w:ins w:id="284" w:author="Benedict, Jim" w:date="2020-05-22T10:27:00Z">
        <w:r w:rsidR="00510401">
          <w:rPr>
            <w:sz w:val="22"/>
            <w:szCs w:val="22"/>
          </w:rPr>
          <w:t xml:space="preserve">a </w:t>
        </w:r>
      </w:ins>
      <w:ins w:id="285" w:author="Benedict, Jim" w:date="2020-05-22T10:25:00Z">
        <w:r w:rsidR="00510401">
          <w:rPr>
            <w:sz w:val="22"/>
            <w:szCs w:val="22"/>
          </w:rPr>
          <w:t xml:space="preserve">random shuffling </w:t>
        </w:r>
      </w:ins>
      <w:del w:id="286" w:author="Benedict, Jim" w:date="2020-05-22T10:26:00Z">
        <w:r w:rsidRPr="007C458B" w:rsidDel="00510401">
          <w:rPr>
            <w:sz w:val="22"/>
            <w:szCs w:val="22"/>
          </w:rPr>
          <w:delText xml:space="preserve">shuffle cloud parameters, </w:delText>
        </w:r>
      </w:del>
      <w:del w:id="287" w:author="Benedict, Jim" w:date="2020-05-22T10:28:00Z">
        <w:r w:rsidRPr="007C458B" w:rsidDel="00510401">
          <w:rPr>
            <w:sz w:val="22"/>
            <w:szCs w:val="22"/>
          </w:rPr>
          <w:delText xml:space="preserve">(i.e., remove autocorrelation) </w:delText>
        </w:r>
      </w:del>
      <w:del w:id="288" w:author="Benedict, Jim" w:date="2020-05-22T10:26:00Z">
        <w:r w:rsidRPr="007C458B" w:rsidDel="00510401">
          <w:rPr>
            <w:sz w:val="22"/>
            <w:szCs w:val="22"/>
          </w:rPr>
          <w:delText>across a given number of years</w:delText>
        </w:r>
      </w:del>
      <w:ins w:id="289" w:author="Benedict, Jim" w:date="2020-05-22T10:27:00Z">
        <w:r w:rsidR="00510401">
          <w:rPr>
            <w:sz w:val="22"/>
            <w:szCs w:val="22"/>
          </w:rPr>
          <w:t xml:space="preserve">approach </w:t>
        </w:r>
      </w:ins>
      <w:ins w:id="290" w:author="Benedict, Jim" w:date="2020-05-22T10:28:00Z">
        <w:r w:rsidR="00510401">
          <w:rPr>
            <w:sz w:val="22"/>
            <w:szCs w:val="22"/>
          </w:rPr>
          <w:t xml:space="preserve">(i.e., to remove temporal autocorrelation) </w:t>
        </w:r>
      </w:ins>
      <w:ins w:id="291" w:author="Benedict, Jim" w:date="2020-05-22T10:27:00Z">
        <w:r w:rsidR="00510401">
          <w:rPr>
            <w:sz w:val="22"/>
            <w:szCs w:val="22"/>
          </w:rPr>
          <w:t>or a temporally sequential approach</w:t>
        </w:r>
      </w:ins>
      <w:del w:id="292" w:author="Benedict, Jim" w:date="2020-05-22T10:27:00Z">
        <w:r w:rsidRPr="007C458B" w:rsidDel="00510401">
          <w:rPr>
            <w:sz w:val="22"/>
            <w:szCs w:val="22"/>
          </w:rPr>
          <w:delText>,</w:delText>
        </w:r>
      </w:del>
      <w:r w:rsidRPr="007C458B">
        <w:rPr>
          <w:sz w:val="22"/>
          <w:szCs w:val="22"/>
        </w:rPr>
        <w:t xml:space="preserve"> </w:t>
      </w:r>
      <w:ins w:id="293" w:author="Benedict, Jim" w:date="2020-05-22T10:28:00Z">
        <w:r w:rsidR="00510401">
          <w:rPr>
            <w:sz w:val="22"/>
            <w:szCs w:val="22"/>
          </w:rPr>
          <w:t>(</w:t>
        </w:r>
      </w:ins>
      <w:del w:id="294" w:author="Benedict, Jim" w:date="2020-05-22T10:28:00Z">
        <w:r w:rsidRPr="007C458B" w:rsidDel="00510401">
          <w:rPr>
            <w:sz w:val="22"/>
            <w:szCs w:val="22"/>
          </w:rPr>
          <w:delText xml:space="preserve">or </w:delText>
        </w:r>
      </w:del>
      <w:r w:rsidRPr="007C458B">
        <w:rPr>
          <w:sz w:val="22"/>
          <w:szCs w:val="22"/>
        </w:rPr>
        <w:t xml:space="preserve">read the cloud parameters in sequence and repeat </w:t>
      </w:r>
      <w:ins w:id="295" w:author="Benedict, Jim" w:date="2020-05-22T10:28:00Z">
        <w:r w:rsidR="00510401">
          <w:rPr>
            <w:sz w:val="22"/>
            <w:szCs w:val="22"/>
          </w:rPr>
          <w:t>selected</w:t>
        </w:r>
      </w:ins>
      <w:del w:id="296" w:author="Benedict, Jim" w:date="2020-05-22T10:28:00Z">
        <w:r w:rsidRPr="007C458B" w:rsidDel="00510401">
          <w:rPr>
            <w:sz w:val="22"/>
            <w:szCs w:val="22"/>
          </w:rPr>
          <w:delText>certain</w:delText>
        </w:r>
      </w:del>
      <w:r w:rsidRPr="007C458B">
        <w:rPr>
          <w:sz w:val="22"/>
          <w:szCs w:val="22"/>
        </w:rPr>
        <w:t xml:space="preserve"> year</w:t>
      </w:r>
      <w:ins w:id="297" w:author="Benedict, Jim" w:date="2020-05-22T10:29:00Z">
        <w:r w:rsidR="00510401">
          <w:rPr>
            <w:sz w:val="22"/>
            <w:szCs w:val="22"/>
          </w:rPr>
          <w:t>(</w:t>
        </w:r>
      </w:ins>
      <w:r w:rsidRPr="007C458B">
        <w:rPr>
          <w:sz w:val="22"/>
          <w:szCs w:val="22"/>
        </w:rPr>
        <w:t>s</w:t>
      </w:r>
      <w:ins w:id="298" w:author="Benedict, Jim" w:date="2020-05-22T10:29:00Z">
        <w:r w:rsidR="00510401">
          <w:rPr>
            <w:sz w:val="22"/>
            <w:szCs w:val="22"/>
          </w:rPr>
          <w:t>))</w:t>
        </w:r>
      </w:ins>
      <w:r w:rsidRPr="007C458B">
        <w:rPr>
          <w:sz w:val="22"/>
          <w:szCs w:val="22"/>
        </w:rPr>
        <w:t>.</w:t>
      </w:r>
    </w:p>
    <w:p w14:paraId="72E87BCC" w14:textId="4F6FE1B6" w:rsidR="00D16662" w:rsidRPr="00463A19" w:rsidRDefault="00DC71B4" w:rsidP="0024337B">
      <w:pPr>
        <w:pStyle w:val="ListParagraph"/>
        <w:numPr>
          <w:ilvl w:val="1"/>
          <w:numId w:val="7"/>
        </w:numPr>
        <w:rPr>
          <w:rFonts w:ascii="Menlo" w:hAnsi="Menlo" w:cs="Menlo"/>
          <w:sz w:val="22"/>
          <w:szCs w:val="22"/>
        </w:rPr>
      </w:pPr>
      <w:r w:rsidRPr="00463A19">
        <w:rPr>
          <w:rFonts w:ascii="Menlo" w:hAnsi="Menlo" w:cs="Menlo"/>
          <w:sz w:val="22"/>
          <w:szCs w:val="22"/>
        </w:rPr>
        <w:t xml:space="preserve">cp </w:t>
      </w:r>
      <w:r w:rsidR="00D16662" w:rsidRPr="00463A19">
        <w:rPr>
          <w:rFonts w:ascii="Menlo" w:hAnsi="Menlo" w:cs="Menlo"/>
          <w:sz w:val="22"/>
          <w:szCs w:val="22"/>
        </w:rPr>
        <w:t>/glade/work/</w:t>
      </w:r>
      <w:proofErr w:type="spellStart"/>
      <w:r w:rsidR="00D16662" w:rsidRPr="00463A19">
        <w:rPr>
          <w:rFonts w:ascii="Menlo" w:hAnsi="Menlo" w:cs="Menlo"/>
          <w:sz w:val="22"/>
          <w:szCs w:val="22"/>
        </w:rPr>
        <w:t>eleanorm</w:t>
      </w:r>
      <w:proofErr w:type="spellEnd"/>
      <w:r w:rsidR="00D16662" w:rsidRPr="00463A19">
        <w:rPr>
          <w:rFonts w:ascii="Menlo" w:hAnsi="Menlo" w:cs="Menlo"/>
          <w:sz w:val="22"/>
          <w:szCs w:val="22"/>
        </w:rPr>
        <w:t>/cases/cesm2_cldlck/scripts/</w:t>
      </w:r>
      <w:r w:rsidRPr="00463A19">
        <w:rPr>
          <w:rFonts w:ascii="Menlo" w:hAnsi="Menlo" w:cs="Menlo"/>
          <w:sz w:val="22"/>
          <w:szCs w:val="22"/>
        </w:rPr>
        <w:t>* $</w:t>
      </w:r>
      <w:r w:rsidR="007728E0">
        <w:rPr>
          <w:rFonts w:ascii="Menlo" w:hAnsi="Menlo" w:cs="Menlo"/>
          <w:sz w:val="22"/>
          <w:szCs w:val="22"/>
        </w:rPr>
        <w:t>USER</w:t>
      </w:r>
      <w:r w:rsidRPr="00463A19">
        <w:rPr>
          <w:rFonts w:ascii="Menlo" w:hAnsi="Menlo" w:cs="Menlo"/>
          <w:sz w:val="22"/>
          <w:szCs w:val="22"/>
        </w:rPr>
        <w:t>CLDLCKSCRIPTSDIR</w:t>
      </w:r>
    </w:p>
    <w:p w14:paraId="333E979A" w14:textId="4C7D8418" w:rsidR="0099089F" w:rsidRPr="007C458B" w:rsidRDefault="000B6BC9" w:rsidP="0024337B">
      <w:pPr>
        <w:pStyle w:val="ListParagraph"/>
        <w:numPr>
          <w:ilvl w:val="1"/>
          <w:numId w:val="7"/>
        </w:numPr>
        <w:rPr>
          <w:sz w:val="22"/>
          <w:szCs w:val="22"/>
        </w:rPr>
      </w:pPr>
      <w:r w:rsidRPr="007C458B">
        <w:rPr>
          <w:sz w:val="22"/>
          <w:szCs w:val="22"/>
        </w:rPr>
        <w:t>The scripts to copy over include</w:t>
      </w:r>
      <w:r w:rsidR="009B76B3" w:rsidRPr="007C458B">
        <w:rPr>
          <w:sz w:val="22"/>
          <w:szCs w:val="22"/>
        </w:rPr>
        <w:t xml:space="preserve"> (</w:t>
      </w:r>
      <w:proofErr w:type="spellStart"/>
      <w:r w:rsidR="009B76B3" w:rsidRPr="007C458B">
        <w:rPr>
          <w:sz w:val="22"/>
          <w:szCs w:val="22"/>
        </w:rPr>
        <w:t>i</w:t>
      </w:r>
      <w:proofErr w:type="spellEnd"/>
      <w:r w:rsidR="009B76B3" w:rsidRPr="007C458B">
        <w:rPr>
          <w:sz w:val="22"/>
          <w:szCs w:val="22"/>
        </w:rPr>
        <w:t xml:space="preserve"> &amp; iii are most important)</w:t>
      </w:r>
      <w:r w:rsidRPr="007C458B">
        <w:rPr>
          <w:sz w:val="22"/>
          <w:szCs w:val="22"/>
        </w:rPr>
        <w:t>:</w:t>
      </w:r>
    </w:p>
    <w:p w14:paraId="4A851778" w14:textId="3C00D85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adjustCloudData</w:t>
      </w:r>
      <w:proofErr w:type="spellEnd"/>
    </w:p>
    <w:p w14:paraId="033E9714" w14:textId="3D9D8C7D"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cloudLockResetDate.ncl</w:t>
      </w:r>
      <w:proofErr w:type="spellEnd"/>
    </w:p>
    <w:p w14:paraId="0778EE62" w14:textId="194BDEFB" w:rsidR="000B6BC9" w:rsidRPr="00463A19" w:rsidRDefault="000B6BC9" w:rsidP="0024337B">
      <w:pPr>
        <w:pStyle w:val="ListParagraph"/>
        <w:numPr>
          <w:ilvl w:val="2"/>
          <w:numId w:val="7"/>
        </w:numPr>
        <w:rPr>
          <w:rFonts w:ascii="Menlo" w:hAnsi="Menlo" w:cs="Menlo"/>
          <w:sz w:val="22"/>
          <w:szCs w:val="22"/>
        </w:rPr>
      </w:pPr>
      <w:proofErr w:type="spellStart"/>
      <w:r w:rsidRPr="00463A19">
        <w:rPr>
          <w:rFonts w:ascii="Menlo" w:hAnsi="Menlo" w:cs="Menlo"/>
          <w:sz w:val="22"/>
          <w:szCs w:val="22"/>
        </w:rPr>
        <w:t>sequenceCloudData.ncl</w:t>
      </w:r>
      <w:proofErr w:type="spellEnd"/>
    </w:p>
    <w:p w14:paraId="0EB5F77D" w14:textId="0F45FE98" w:rsidR="0047122A" w:rsidRPr="00275CEB" w:rsidRDefault="0047122A" w:rsidP="0024337B">
      <w:pPr>
        <w:pStyle w:val="ListParagraph"/>
        <w:numPr>
          <w:ilvl w:val="1"/>
          <w:numId w:val="7"/>
        </w:numPr>
        <w:rPr>
          <w:color w:val="000000" w:themeColor="text1"/>
          <w:sz w:val="22"/>
          <w:szCs w:val="22"/>
        </w:rPr>
      </w:pPr>
      <w:r w:rsidRPr="00275CEB">
        <w:rPr>
          <w:color w:val="000000" w:themeColor="text1"/>
          <w:sz w:val="22"/>
          <w:szCs w:val="22"/>
        </w:rPr>
        <w:t xml:space="preserve">The usage of these scripts will be outlined in </w:t>
      </w:r>
      <w:r w:rsidR="004241F2" w:rsidRPr="00275CEB">
        <w:rPr>
          <w:color w:val="000000" w:themeColor="text1"/>
          <w:sz w:val="22"/>
          <w:szCs w:val="22"/>
        </w:rPr>
        <w:t>more detail in steps 3 &amp; 4</w:t>
      </w:r>
      <w:r w:rsidRPr="00275CEB">
        <w:rPr>
          <w:color w:val="000000" w:themeColor="text1"/>
          <w:sz w:val="22"/>
          <w:szCs w:val="22"/>
        </w:rPr>
        <w:t>.</w:t>
      </w:r>
    </w:p>
    <w:p w14:paraId="5BE223DD" w14:textId="77777777" w:rsidR="00D16662" w:rsidRDefault="00D16662" w:rsidP="0024337B"/>
    <w:p w14:paraId="496420D7" w14:textId="25EE46A5" w:rsidR="00F84EC3" w:rsidRDefault="005706D5" w:rsidP="0024337B">
      <w:pPr>
        <w:rPr>
          <w:rFonts w:ascii="Times New Roman" w:hAnsi="Times New Roman" w:cs="Times New Roman"/>
          <w:sz w:val="32"/>
          <w:szCs w:val="32"/>
        </w:rPr>
      </w:pPr>
      <w:r>
        <w:br w:type="column"/>
      </w:r>
      <w:r w:rsidR="00D16662" w:rsidRPr="009E40F8">
        <w:rPr>
          <w:rFonts w:ascii="Times New Roman" w:hAnsi="Times New Roman" w:cs="Times New Roman"/>
          <w:sz w:val="32"/>
          <w:szCs w:val="32"/>
        </w:rPr>
        <w:lastRenderedPageBreak/>
        <w:t>Step 2</w:t>
      </w:r>
      <w:r w:rsidR="00D00FAC">
        <w:rPr>
          <w:rFonts w:ascii="Times New Roman" w:hAnsi="Times New Roman" w:cs="Times New Roman"/>
          <w:sz w:val="32"/>
          <w:szCs w:val="32"/>
        </w:rPr>
        <w:t>.</w:t>
      </w:r>
      <w:r w:rsidR="00F84EC3" w:rsidRPr="009E40F8">
        <w:rPr>
          <w:rFonts w:ascii="Times New Roman" w:hAnsi="Times New Roman" w:cs="Times New Roman"/>
          <w:sz w:val="32"/>
          <w:szCs w:val="32"/>
        </w:rPr>
        <w:t xml:space="preserve"> Run a simulation that </w:t>
      </w:r>
      <w:del w:id="299" w:author="Benedict, Jim" w:date="2020-06-03T16:28:00Z">
        <w:r w:rsidR="00F84EC3" w:rsidRPr="009E40F8" w:rsidDel="00B348CC">
          <w:rPr>
            <w:rFonts w:ascii="Times New Roman" w:hAnsi="Times New Roman" w:cs="Times New Roman"/>
            <w:sz w:val="32"/>
            <w:szCs w:val="32"/>
          </w:rPr>
          <w:delText xml:space="preserve">outputs </w:delText>
        </w:r>
      </w:del>
      <w:ins w:id="300" w:author="Benedict, Jim" w:date="2020-06-03T16:28:00Z">
        <w:r w:rsidR="00B348CC">
          <w:rPr>
            <w:rFonts w:ascii="Times New Roman" w:hAnsi="Times New Roman" w:cs="Times New Roman"/>
            <w:sz w:val="32"/>
            <w:szCs w:val="32"/>
          </w:rPr>
          <w:t>generates</w:t>
        </w:r>
        <w:r w:rsidR="00B348CC" w:rsidRPr="009E40F8">
          <w:rPr>
            <w:rFonts w:ascii="Times New Roman" w:hAnsi="Times New Roman" w:cs="Times New Roman"/>
            <w:sz w:val="32"/>
            <w:szCs w:val="32"/>
          </w:rPr>
          <w:t xml:space="preserve"> </w:t>
        </w:r>
      </w:ins>
      <w:r w:rsidR="00F84EC3" w:rsidRPr="009E40F8">
        <w:rPr>
          <w:rFonts w:ascii="Times New Roman" w:hAnsi="Times New Roman" w:cs="Times New Roman"/>
          <w:sz w:val="32"/>
          <w:szCs w:val="32"/>
        </w:rPr>
        <w:t xml:space="preserve">cloud fields </w:t>
      </w:r>
      <w:del w:id="301" w:author="Benedict, Jim" w:date="2020-06-03T16:28:00Z">
        <w:r w:rsidR="00F84EC3" w:rsidRPr="009E40F8" w:rsidDel="00B348CC">
          <w:rPr>
            <w:rFonts w:ascii="Times New Roman" w:hAnsi="Times New Roman" w:cs="Times New Roman"/>
            <w:sz w:val="32"/>
            <w:szCs w:val="32"/>
          </w:rPr>
          <w:delText>to prescribe or</w:delText>
        </w:r>
      </w:del>
      <w:ins w:id="302" w:author="Benedict, Jim" w:date="2020-06-03T16:28:00Z">
        <w:r w:rsidR="00B348CC">
          <w:rPr>
            <w:rFonts w:ascii="Times New Roman" w:hAnsi="Times New Roman" w:cs="Times New Roman"/>
            <w:sz w:val="32"/>
            <w:szCs w:val="32"/>
          </w:rPr>
          <w:t>that can be used for subsequent</w:t>
        </w:r>
      </w:ins>
      <w:r w:rsidR="00F84EC3" w:rsidRPr="009E40F8">
        <w:rPr>
          <w:rFonts w:ascii="Times New Roman" w:hAnsi="Times New Roman" w:cs="Times New Roman"/>
          <w:sz w:val="32"/>
          <w:szCs w:val="32"/>
        </w:rPr>
        <w:t xml:space="preserve"> “</w:t>
      </w:r>
      <w:ins w:id="303" w:author="Benedict, Jim" w:date="2020-06-03T16:28:00Z">
        <w:r w:rsidR="00B348CC">
          <w:rPr>
            <w:rFonts w:ascii="Times New Roman" w:hAnsi="Times New Roman" w:cs="Times New Roman"/>
            <w:sz w:val="32"/>
            <w:szCs w:val="32"/>
          </w:rPr>
          <w:t>cloud-</w:t>
        </w:r>
      </w:ins>
      <w:r w:rsidR="00F84EC3" w:rsidRPr="009E40F8">
        <w:rPr>
          <w:rFonts w:ascii="Times New Roman" w:hAnsi="Times New Roman" w:cs="Times New Roman"/>
          <w:sz w:val="32"/>
          <w:szCs w:val="32"/>
        </w:rPr>
        <w:t>lock</w:t>
      </w:r>
      <w:ins w:id="304" w:author="Benedict, Jim" w:date="2020-06-03T16:28:00Z">
        <w:r w:rsidR="00B348CC">
          <w:rPr>
            <w:rFonts w:ascii="Times New Roman" w:hAnsi="Times New Roman" w:cs="Times New Roman"/>
            <w:sz w:val="32"/>
            <w:szCs w:val="32"/>
          </w:rPr>
          <w:t>ed</w:t>
        </w:r>
      </w:ins>
      <w:r w:rsidR="00F84EC3" w:rsidRPr="009E40F8">
        <w:rPr>
          <w:rFonts w:ascii="Times New Roman" w:hAnsi="Times New Roman" w:cs="Times New Roman"/>
          <w:sz w:val="32"/>
          <w:szCs w:val="32"/>
        </w:rPr>
        <w:t>”</w:t>
      </w:r>
      <w:ins w:id="305" w:author="Benedict, Jim" w:date="2020-06-03T16:28:00Z">
        <w:r w:rsidR="00B348CC">
          <w:rPr>
            <w:rFonts w:ascii="Times New Roman" w:hAnsi="Times New Roman" w:cs="Times New Roman"/>
            <w:sz w:val="32"/>
            <w:szCs w:val="32"/>
          </w:rPr>
          <w:t xml:space="preserve"> experiments</w:t>
        </w:r>
      </w:ins>
    </w:p>
    <w:p w14:paraId="5A80845A" w14:textId="77777777" w:rsidR="009E40F8" w:rsidRPr="009E40F8" w:rsidRDefault="009E40F8" w:rsidP="0024337B">
      <w:pPr>
        <w:rPr>
          <w:rFonts w:ascii="Times New Roman" w:hAnsi="Times New Roman" w:cs="Times New Roman"/>
        </w:rPr>
      </w:pPr>
    </w:p>
    <w:p w14:paraId="0ACAFAA7" w14:textId="7EB7C1D8" w:rsidR="00857784" w:rsidRPr="00C548E6" w:rsidRDefault="00857784" w:rsidP="0024337B">
      <w:pPr>
        <w:pStyle w:val="ListParagraph"/>
        <w:numPr>
          <w:ilvl w:val="0"/>
          <w:numId w:val="9"/>
        </w:numPr>
        <w:rPr>
          <w:sz w:val="22"/>
          <w:szCs w:val="22"/>
        </w:rPr>
      </w:pPr>
      <w:r w:rsidRPr="00C548E6">
        <w:rPr>
          <w:sz w:val="22"/>
          <w:szCs w:val="22"/>
        </w:rPr>
        <w:t xml:space="preserve">Some things to note when setting up </w:t>
      </w:r>
      <w:r w:rsidR="008C69BF">
        <w:rPr>
          <w:sz w:val="22"/>
          <w:szCs w:val="22"/>
        </w:rPr>
        <w:t xml:space="preserve">the </w:t>
      </w:r>
      <w:r w:rsidRPr="00C548E6">
        <w:rPr>
          <w:sz w:val="22"/>
          <w:szCs w:val="22"/>
        </w:rPr>
        <w:t>simulation:</w:t>
      </w:r>
    </w:p>
    <w:p w14:paraId="1871BB51" w14:textId="6C6C8DD8" w:rsidR="00857784" w:rsidRPr="00C548E6" w:rsidRDefault="00857784" w:rsidP="0024337B">
      <w:pPr>
        <w:pStyle w:val="ListParagraph"/>
        <w:numPr>
          <w:ilvl w:val="1"/>
          <w:numId w:val="9"/>
        </w:numPr>
        <w:rPr>
          <w:sz w:val="22"/>
          <w:szCs w:val="22"/>
        </w:rPr>
      </w:pPr>
      <w:r w:rsidRPr="00C548E6">
        <w:rPr>
          <w:sz w:val="22"/>
          <w:szCs w:val="22"/>
        </w:rPr>
        <w:t xml:space="preserve">To isolate the role of disabling cloud radiative feedbacks through </w:t>
      </w:r>
      <w:r w:rsidR="00166D75">
        <w:rPr>
          <w:sz w:val="22"/>
          <w:szCs w:val="22"/>
        </w:rPr>
        <w:t>cloud locking</w:t>
      </w:r>
      <w:r w:rsidRPr="00C548E6">
        <w:rPr>
          <w:sz w:val="22"/>
          <w:szCs w:val="22"/>
        </w:rPr>
        <w:t xml:space="preserve">, users should be careful to </w:t>
      </w:r>
      <w:commentRangeStart w:id="306"/>
      <w:r w:rsidRPr="00C548E6">
        <w:rPr>
          <w:sz w:val="22"/>
          <w:szCs w:val="22"/>
        </w:rPr>
        <w:t xml:space="preserve">use identical initial conditions and forcing between control and </w:t>
      </w:r>
      <w:r w:rsidR="00166D75">
        <w:rPr>
          <w:sz w:val="22"/>
          <w:szCs w:val="22"/>
        </w:rPr>
        <w:t>cloud locking</w:t>
      </w:r>
      <w:r w:rsidRPr="00C548E6">
        <w:rPr>
          <w:sz w:val="22"/>
          <w:szCs w:val="22"/>
        </w:rPr>
        <w:t xml:space="preserve"> simulations</w:t>
      </w:r>
      <w:commentRangeEnd w:id="306"/>
      <w:r w:rsidR="00510401">
        <w:rPr>
          <w:rStyle w:val="CommentReference"/>
        </w:rPr>
        <w:commentReference w:id="306"/>
      </w:r>
      <w:r w:rsidRPr="00C548E6">
        <w:rPr>
          <w:sz w:val="22"/>
          <w:szCs w:val="22"/>
        </w:rPr>
        <w:t xml:space="preserve">. Thus, it’s important that users save the restart files used for the control simulation as well as use the same CESM </w:t>
      </w:r>
      <w:proofErr w:type="spellStart"/>
      <w:r w:rsidRPr="00C548E6">
        <w:rPr>
          <w:sz w:val="22"/>
          <w:szCs w:val="22"/>
        </w:rPr>
        <w:t>compset</w:t>
      </w:r>
      <w:proofErr w:type="spellEnd"/>
      <w:r w:rsidRPr="00C548E6">
        <w:rPr>
          <w:sz w:val="22"/>
          <w:szCs w:val="22"/>
        </w:rPr>
        <w:t xml:space="preserve"> between the two simulations.</w:t>
      </w:r>
      <w:r w:rsidR="00AB6043" w:rsidRPr="00C548E6">
        <w:rPr>
          <w:sz w:val="22"/>
          <w:szCs w:val="22"/>
        </w:rPr>
        <w:t xml:space="preserve"> Note: previous CAM users have had issue</w:t>
      </w:r>
      <w:ins w:id="307" w:author="Benedict, Jim" w:date="2020-05-22T10:32:00Z">
        <w:r w:rsidR="00510401">
          <w:rPr>
            <w:sz w:val="22"/>
            <w:szCs w:val="22"/>
          </w:rPr>
          <w:t>s</w:t>
        </w:r>
      </w:ins>
      <w:r w:rsidR="00AB6043" w:rsidRPr="00C548E6">
        <w:rPr>
          <w:sz w:val="22"/>
          <w:szCs w:val="22"/>
        </w:rPr>
        <w:t xml:space="preserve"> branching cloud-locked experiments. Instead, </w:t>
      </w:r>
      <w:r w:rsidR="00AB6043" w:rsidRPr="00663241">
        <w:rPr>
          <w:rFonts w:ascii="Menlo" w:hAnsi="Menlo" w:cs="Menlo"/>
          <w:sz w:val="22"/>
          <w:szCs w:val="22"/>
        </w:rPr>
        <w:t>hybrid</w:t>
      </w:r>
      <w:r w:rsidR="00AB6043" w:rsidRPr="00C548E6">
        <w:rPr>
          <w:sz w:val="22"/>
          <w:szCs w:val="22"/>
        </w:rPr>
        <w:t xml:space="preserve"> </w:t>
      </w:r>
      <w:proofErr w:type="spellStart"/>
      <w:r w:rsidR="00C57E51" w:rsidRPr="00C548E6">
        <w:rPr>
          <w:sz w:val="22"/>
          <w:szCs w:val="22"/>
        </w:rPr>
        <w:t>runtype</w:t>
      </w:r>
      <w:proofErr w:type="spellEnd"/>
      <w:r w:rsidR="00C57E51" w:rsidRPr="00C548E6">
        <w:rPr>
          <w:sz w:val="22"/>
          <w:szCs w:val="22"/>
        </w:rPr>
        <w:t xml:space="preserve"> </w:t>
      </w:r>
      <w:r w:rsidR="00AB6043" w:rsidRPr="00C548E6">
        <w:rPr>
          <w:sz w:val="22"/>
          <w:szCs w:val="22"/>
        </w:rPr>
        <w:t>is typically used.</w:t>
      </w:r>
    </w:p>
    <w:p w14:paraId="0AA78D4C" w14:textId="44DC493D" w:rsidR="00857784" w:rsidRPr="00C548E6" w:rsidRDefault="00857784" w:rsidP="0024337B">
      <w:pPr>
        <w:pStyle w:val="ListParagraph"/>
        <w:numPr>
          <w:ilvl w:val="1"/>
          <w:numId w:val="9"/>
        </w:numPr>
        <w:rPr>
          <w:sz w:val="22"/>
          <w:szCs w:val="22"/>
        </w:rPr>
      </w:pPr>
      <w:r w:rsidRPr="00C548E6">
        <w:rPr>
          <w:sz w:val="22"/>
          <w:szCs w:val="22"/>
        </w:rPr>
        <w:t xml:space="preserve">Typically, </w:t>
      </w:r>
      <w:r w:rsidR="00164D80">
        <w:rPr>
          <w:sz w:val="22"/>
          <w:szCs w:val="22"/>
        </w:rPr>
        <w:t>this simulation would be branched from whatever control simulation is used in the study</w:t>
      </w:r>
      <w:r w:rsidRPr="00C548E6">
        <w:rPr>
          <w:sz w:val="22"/>
          <w:szCs w:val="22"/>
        </w:rPr>
        <w:t>.</w:t>
      </w:r>
    </w:p>
    <w:p w14:paraId="4595B94E" w14:textId="39E2DF5C" w:rsidR="00857784" w:rsidRPr="00C548E6" w:rsidRDefault="00857784" w:rsidP="0024337B">
      <w:pPr>
        <w:pStyle w:val="ListParagraph"/>
        <w:numPr>
          <w:ilvl w:val="1"/>
          <w:numId w:val="9"/>
        </w:numPr>
        <w:rPr>
          <w:sz w:val="22"/>
          <w:szCs w:val="22"/>
        </w:rPr>
      </w:pPr>
      <w:r w:rsidRPr="00C548E6">
        <w:rPr>
          <w:color w:val="000000" w:themeColor="text1"/>
          <w:sz w:val="22"/>
          <w:szCs w:val="22"/>
        </w:rPr>
        <w:t>As noted in the appendix</w:t>
      </w:r>
      <w:r w:rsidRPr="00C548E6">
        <w:rPr>
          <w:sz w:val="22"/>
          <w:szCs w:val="22"/>
        </w:rPr>
        <w:t xml:space="preserve">, a year of 3D 2-hourly </w:t>
      </w:r>
      <w:ins w:id="308" w:author="Benedict, Jim" w:date="2020-05-22T10:33:00Z">
        <w:r w:rsidR="00510401">
          <w:rPr>
            <w:sz w:val="22"/>
            <w:szCs w:val="22"/>
          </w:rPr>
          <w:t xml:space="preserve">CAM6 </w:t>
        </w:r>
      </w:ins>
      <w:r w:rsidRPr="00C548E6">
        <w:rPr>
          <w:sz w:val="22"/>
          <w:szCs w:val="22"/>
        </w:rPr>
        <w:t xml:space="preserve">cloud fields requires </w:t>
      </w:r>
      <w:r w:rsidRPr="00663241">
        <w:rPr>
          <w:b/>
          <w:bCs/>
          <w:sz w:val="22"/>
          <w:szCs w:val="22"/>
        </w:rPr>
        <w:t>approximately</w:t>
      </w:r>
      <w:r w:rsidRPr="00C548E6">
        <w:rPr>
          <w:sz w:val="22"/>
          <w:szCs w:val="22"/>
        </w:rPr>
        <w:t xml:space="preserve"> </w:t>
      </w:r>
      <w:r w:rsidRPr="00663241">
        <w:rPr>
          <w:b/>
          <w:bCs/>
          <w:sz w:val="22"/>
          <w:szCs w:val="22"/>
        </w:rPr>
        <w:t>267 GB</w:t>
      </w:r>
      <w:r w:rsidRPr="00C548E6">
        <w:rPr>
          <w:sz w:val="22"/>
          <w:szCs w:val="22"/>
        </w:rPr>
        <w:t xml:space="preserve"> of </w:t>
      </w:r>
      <w:ins w:id="309" w:author="Benedict, Jim" w:date="2020-06-03T16:26:00Z">
        <w:r w:rsidR="00B348CC">
          <w:rPr>
            <w:sz w:val="22"/>
            <w:szCs w:val="22"/>
          </w:rPr>
          <w:t xml:space="preserve">disk </w:t>
        </w:r>
      </w:ins>
      <w:r w:rsidRPr="00C548E6">
        <w:rPr>
          <w:sz w:val="22"/>
          <w:szCs w:val="22"/>
        </w:rPr>
        <w:t xml:space="preserve">space. Users should ensure they have the appropriate </w:t>
      </w:r>
      <w:ins w:id="310" w:author="Benedict, Jim" w:date="2020-06-03T16:27:00Z">
        <w:r w:rsidR="00B348CC">
          <w:rPr>
            <w:sz w:val="22"/>
            <w:szCs w:val="22"/>
          </w:rPr>
          <w:t xml:space="preserve">disk </w:t>
        </w:r>
      </w:ins>
      <w:r w:rsidRPr="00C548E6">
        <w:rPr>
          <w:sz w:val="22"/>
          <w:szCs w:val="22"/>
        </w:rPr>
        <w:t>space.</w:t>
      </w:r>
    </w:p>
    <w:p w14:paraId="41931EA1" w14:textId="77777777" w:rsidR="00520A44" w:rsidRDefault="00520A44" w:rsidP="00520A44">
      <w:pPr>
        <w:pStyle w:val="ListParagraph"/>
        <w:rPr>
          <w:sz w:val="22"/>
          <w:szCs w:val="22"/>
        </w:rPr>
      </w:pPr>
    </w:p>
    <w:p w14:paraId="61AEC062" w14:textId="47FCA001" w:rsidR="00857784" w:rsidRPr="00C548E6" w:rsidRDefault="00857784" w:rsidP="0024337B">
      <w:pPr>
        <w:pStyle w:val="ListParagraph"/>
        <w:numPr>
          <w:ilvl w:val="0"/>
          <w:numId w:val="9"/>
        </w:numPr>
        <w:rPr>
          <w:sz w:val="22"/>
          <w:szCs w:val="22"/>
        </w:rPr>
      </w:pPr>
      <w:r w:rsidRPr="00C548E6">
        <w:rPr>
          <w:sz w:val="22"/>
          <w:szCs w:val="22"/>
        </w:rPr>
        <w:t xml:space="preserve">Create a new case for outputting cloud parameters. Here, we shall call it </w:t>
      </w:r>
      <w:r w:rsidRPr="00CA7E49">
        <w:rPr>
          <w:rFonts w:ascii="Menlo" w:hAnsi="Menlo" w:cs="Menlo"/>
          <w:color w:val="000000" w:themeColor="text1"/>
          <w:sz w:val="22"/>
          <w:szCs w:val="22"/>
        </w:rPr>
        <w:t>$CLDOUTPUTCASEDIR</w:t>
      </w:r>
      <w:r w:rsidRPr="00C548E6">
        <w:rPr>
          <w:sz w:val="22"/>
          <w:szCs w:val="22"/>
        </w:rPr>
        <w:t>.</w:t>
      </w:r>
    </w:p>
    <w:p w14:paraId="292F8DEC" w14:textId="055C2C64" w:rsidR="00857784" w:rsidRPr="00CA7E49" w:rsidRDefault="00857784" w:rsidP="0024337B">
      <w:pPr>
        <w:pStyle w:val="ListParagraph"/>
        <w:numPr>
          <w:ilvl w:val="1"/>
          <w:numId w:val="9"/>
        </w:numPr>
        <w:rPr>
          <w:rFonts w:ascii="Times New Roman" w:hAnsi="Times New Roman" w:cs="Times New Roman"/>
          <w:sz w:val="22"/>
          <w:szCs w:val="22"/>
        </w:rPr>
      </w:pPr>
      <w:r w:rsidRPr="00C548E6">
        <w:rPr>
          <w:sz w:val="22"/>
          <w:szCs w:val="22"/>
        </w:rPr>
        <w:t xml:space="preserve">If </w:t>
      </w:r>
      <w:r w:rsidR="00A566DF">
        <w:rPr>
          <w:sz w:val="22"/>
          <w:szCs w:val="22"/>
        </w:rPr>
        <w:t>changing</w:t>
      </w:r>
      <w:r w:rsidRPr="00C548E6">
        <w:rPr>
          <w:sz w:val="22"/>
          <w:szCs w:val="22"/>
        </w:rPr>
        <w:t xml:space="preserve"> the</w:t>
      </w:r>
      <w:r w:rsidR="00A566DF" w:rsidRPr="00A566DF">
        <w:rPr>
          <w:sz w:val="22"/>
          <w:szCs w:val="22"/>
        </w:rPr>
        <w:t xml:space="preserve"> </w:t>
      </w:r>
      <w:r w:rsidR="00A566DF" w:rsidRPr="00C548E6">
        <w:rPr>
          <w:sz w:val="22"/>
          <w:szCs w:val="22"/>
        </w:rPr>
        <w:t xml:space="preserve">efficiency and speed of </w:t>
      </w:r>
      <w:r w:rsidR="00A566DF">
        <w:rPr>
          <w:sz w:val="22"/>
          <w:szCs w:val="22"/>
        </w:rPr>
        <w:t>the</w:t>
      </w:r>
      <w:r w:rsidR="00A566DF" w:rsidRPr="00C548E6">
        <w:rPr>
          <w:sz w:val="22"/>
          <w:szCs w:val="22"/>
        </w:rPr>
        <w:t xml:space="preserve"> simulation</w:t>
      </w:r>
      <w:r w:rsidRPr="00C548E6">
        <w:rPr>
          <w:sz w:val="22"/>
          <w:szCs w:val="22"/>
        </w:rPr>
        <w:t xml:space="preserve"> </w:t>
      </w:r>
      <w:r w:rsidR="00A566DF">
        <w:rPr>
          <w:sz w:val="22"/>
          <w:szCs w:val="22"/>
        </w:rPr>
        <w:t xml:space="preserve">is desired, one may alter the </w:t>
      </w:r>
      <w:r w:rsidRPr="00C548E6">
        <w:rPr>
          <w:sz w:val="22"/>
          <w:szCs w:val="22"/>
        </w:rPr>
        <w:t xml:space="preserve">PE layout (via </w:t>
      </w:r>
      <w:r w:rsidRPr="00CA7E49">
        <w:rPr>
          <w:rFonts w:ascii="Menlo" w:hAnsi="Menlo" w:cs="Menlo"/>
          <w:sz w:val="22"/>
          <w:szCs w:val="22"/>
        </w:rPr>
        <w:t>env_mach_pes.xml</w:t>
      </w:r>
      <w:r w:rsidRPr="00C548E6">
        <w:rPr>
          <w:sz w:val="22"/>
          <w:szCs w:val="22"/>
        </w:rPr>
        <w:t>)</w:t>
      </w:r>
      <w:r w:rsidR="00A566DF">
        <w:rPr>
          <w:sz w:val="22"/>
          <w:szCs w:val="22"/>
        </w:rPr>
        <w:t xml:space="preserve">. This </w:t>
      </w:r>
      <w:r w:rsidR="0017049F" w:rsidRPr="00C548E6">
        <w:rPr>
          <w:sz w:val="22"/>
          <w:szCs w:val="22"/>
        </w:rPr>
        <w:t xml:space="preserve">is </w:t>
      </w:r>
      <w:r w:rsidR="00156FB8" w:rsidRPr="00C548E6">
        <w:rPr>
          <w:sz w:val="22"/>
          <w:szCs w:val="22"/>
        </w:rPr>
        <w:t>the time when</w:t>
      </w:r>
      <w:r w:rsidR="0017049F" w:rsidRPr="00C548E6">
        <w:rPr>
          <w:sz w:val="22"/>
          <w:szCs w:val="22"/>
        </w:rPr>
        <w:t xml:space="preserve"> </w:t>
      </w:r>
      <w:r w:rsidR="00FA6059">
        <w:rPr>
          <w:sz w:val="22"/>
          <w:szCs w:val="22"/>
        </w:rPr>
        <w:t>one</w:t>
      </w:r>
      <w:r w:rsidR="0017049F" w:rsidRPr="00C548E6">
        <w:rPr>
          <w:sz w:val="22"/>
          <w:szCs w:val="22"/>
        </w:rPr>
        <w:t xml:space="preserve"> should do so</w:t>
      </w:r>
      <w:r w:rsidRPr="00C548E6">
        <w:rPr>
          <w:sz w:val="22"/>
          <w:szCs w:val="22"/>
        </w:rPr>
        <w:t xml:space="preserve">. More information on changing the PE layout can be found here: </w:t>
      </w:r>
      <w:hyperlink r:id="rId20" w:history="1">
        <w:r w:rsidR="001B4B01" w:rsidRPr="00CA7E49">
          <w:rPr>
            <w:rStyle w:val="Hyperlink"/>
            <w:rFonts w:ascii="Times New Roman" w:hAnsi="Times New Roman" w:cs="Times New Roman"/>
            <w:sz w:val="22"/>
            <w:szCs w:val="22"/>
          </w:rPr>
          <w:t>https://github.com/ESMCI/cime/wiki/How-to-set-up-a-case-and-customize-the-PE-layout</w:t>
        </w:r>
      </w:hyperlink>
    </w:p>
    <w:p w14:paraId="3CD88172" w14:textId="35C3D64A" w:rsidR="00857784" w:rsidRPr="00CA7E49" w:rsidRDefault="00857784" w:rsidP="0024337B">
      <w:pPr>
        <w:pStyle w:val="ListParagraph"/>
        <w:numPr>
          <w:ilvl w:val="1"/>
          <w:numId w:val="9"/>
        </w:numPr>
        <w:rPr>
          <w:rFonts w:ascii="Menlo" w:hAnsi="Menlo" w:cs="Menlo"/>
          <w:color w:val="000000" w:themeColor="text1"/>
          <w:sz w:val="22"/>
          <w:szCs w:val="22"/>
        </w:rPr>
      </w:pPr>
      <w:r w:rsidRPr="00C548E6">
        <w:rPr>
          <w:sz w:val="22"/>
          <w:szCs w:val="22"/>
        </w:rPr>
        <w:t xml:space="preserve">Then, run </w:t>
      </w:r>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case.setup</w:t>
      </w:r>
      <w:proofErr w:type="spellEnd"/>
    </w:p>
    <w:p w14:paraId="5EDFBA58" w14:textId="77777777" w:rsidR="00520A44" w:rsidRDefault="00520A44" w:rsidP="00520A44">
      <w:pPr>
        <w:pStyle w:val="ListParagraph"/>
        <w:rPr>
          <w:sz w:val="22"/>
          <w:szCs w:val="22"/>
        </w:rPr>
      </w:pPr>
    </w:p>
    <w:p w14:paraId="067E89E3" w14:textId="7F556290" w:rsidR="00857784" w:rsidRPr="00C548E6" w:rsidRDefault="00857784" w:rsidP="0024337B">
      <w:pPr>
        <w:pStyle w:val="ListParagraph"/>
        <w:numPr>
          <w:ilvl w:val="0"/>
          <w:numId w:val="9"/>
        </w:numPr>
        <w:rPr>
          <w:sz w:val="22"/>
          <w:szCs w:val="22"/>
        </w:rPr>
      </w:pPr>
      <w:r w:rsidRPr="00C548E6">
        <w:rPr>
          <w:sz w:val="22"/>
          <w:szCs w:val="22"/>
        </w:rPr>
        <w:t xml:space="preserve">Copy source </w:t>
      </w:r>
      <w:ins w:id="311" w:author="Benedict, Jim" w:date="2020-06-03T16:33:00Z">
        <w:r w:rsidR="009E0C2B">
          <w:rPr>
            <w:sz w:val="22"/>
            <w:szCs w:val="22"/>
          </w:rPr>
          <w:t xml:space="preserve">code </w:t>
        </w:r>
      </w:ins>
      <w:r w:rsidRPr="00C548E6">
        <w:rPr>
          <w:sz w:val="22"/>
          <w:szCs w:val="22"/>
        </w:rPr>
        <w:t xml:space="preserve">modifications into </w:t>
      </w:r>
      <w:r w:rsidR="00145A1A">
        <w:rPr>
          <w:sz w:val="22"/>
          <w:szCs w:val="22"/>
        </w:rPr>
        <w:t>the user’s local</w:t>
      </w:r>
      <w:r w:rsidRPr="00C548E6">
        <w:rPr>
          <w:sz w:val="22"/>
          <w:szCs w:val="22"/>
        </w:rPr>
        <w:t xml:space="preserve"> case directory’s source modifications folder</w:t>
      </w:r>
    </w:p>
    <w:p w14:paraId="5D75F1CE" w14:textId="6E6B7A19" w:rsidR="00F84EC3" w:rsidRPr="00CA7E49" w:rsidRDefault="00857784" w:rsidP="0024337B">
      <w:pPr>
        <w:pStyle w:val="ListParagraph"/>
        <w:numPr>
          <w:ilvl w:val="1"/>
          <w:numId w:val="9"/>
        </w:numPr>
        <w:rPr>
          <w:rFonts w:ascii="Menlo" w:hAnsi="Menlo" w:cs="Menlo"/>
          <w:color w:val="000000" w:themeColor="text1"/>
          <w:sz w:val="22"/>
          <w:szCs w:val="22"/>
        </w:rPr>
      </w:pPr>
      <w:r w:rsidRPr="00CA7E49">
        <w:rPr>
          <w:rFonts w:ascii="Menlo" w:hAnsi="Menlo" w:cs="Menlo"/>
          <w:color w:val="000000" w:themeColor="text1"/>
          <w:sz w:val="22"/>
          <w:szCs w:val="22"/>
        </w:rPr>
        <w:t>cp $</w:t>
      </w:r>
      <w:r w:rsidR="00162D5F">
        <w:rPr>
          <w:rFonts w:ascii="Menlo" w:hAnsi="Menlo" w:cs="Menlo"/>
          <w:color w:val="000000" w:themeColor="text1"/>
          <w:sz w:val="22"/>
          <w:szCs w:val="22"/>
        </w:rPr>
        <w:t>USER</w:t>
      </w:r>
      <w:r w:rsidRPr="00CA7E49">
        <w:rPr>
          <w:rFonts w:ascii="Menlo" w:hAnsi="Menlo" w:cs="Menlo"/>
          <w:color w:val="000000" w:themeColor="text1"/>
          <w:sz w:val="22"/>
          <w:szCs w:val="22"/>
        </w:rPr>
        <w:t>SRCMODDIR/* $CLDOUTPUTCASEDIR/</w:t>
      </w:r>
      <w:proofErr w:type="spellStart"/>
      <w:r w:rsidRPr="00CA7E49">
        <w:rPr>
          <w:rFonts w:ascii="Menlo" w:hAnsi="Menlo" w:cs="Menlo"/>
          <w:color w:val="000000" w:themeColor="text1"/>
          <w:sz w:val="22"/>
          <w:szCs w:val="22"/>
        </w:rPr>
        <w:t>SourceMods</w:t>
      </w:r>
      <w:proofErr w:type="spellEnd"/>
      <w:r w:rsidRPr="00CA7E49">
        <w:rPr>
          <w:rFonts w:ascii="Menlo" w:hAnsi="Menlo" w:cs="Menlo"/>
          <w:color w:val="000000" w:themeColor="text1"/>
          <w:sz w:val="22"/>
          <w:szCs w:val="22"/>
        </w:rPr>
        <w:t>/</w:t>
      </w:r>
      <w:proofErr w:type="spellStart"/>
      <w:r w:rsidRPr="00CA7E49">
        <w:rPr>
          <w:rFonts w:ascii="Menlo" w:hAnsi="Menlo" w:cs="Menlo"/>
          <w:color w:val="000000" w:themeColor="text1"/>
          <w:sz w:val="22"/>
          <w:szCs w:val="22"/>
        </w:rPr>
        <w:t>src.cam</w:t>
      </w:r>
      <w:proofErr w:type="spellEnd"/>
      <w:r w:rsidRPr="00CA7E49">
        <w:rPr>
          <w:rFonts w:ascii="Menlo" w:hAnsi="Menlo" w:cs="Menlo"/>
          <w:color w:val="000000" w:themeColor="text1"/>
          <w:sz w:val="22"/>
          <w:szCs w:val="22"/>
        </w:rPr>
        <w:t>/</w:t>
      </w:r>
    </w:p>
    <w:p w14:paraId="1470B62C" w14:textId="77777777" w:rsidR="00520A44" w:rsidRDefault="00520A44" w:rsidP="00520A44">
      <w:pPr>
        <w:pStyle w:val="ListParagraph"/>
        <w:rPr>
          <w:sz w:val="22"/>
          <w:szCs w:val="22"/>
        </w:rPr>
      </w:pPr>
    </w:p>
    <w:p w14:paraId="63C11C3E" w14:textId="6CDD0BB4" w:rsidR="00D016AF" w:rsidRPr="00C548E6" w:rsidRDefault="00D016AF" w:rsidP="0024337B">
      <w:pPr>
        <w:pStyle w:val="ListParagraph"/>
        <w:numPr>
          <w:ilvl w:val="0"/>
          <w:numId w:val="9"/>
        </w:numPr>
        <w:rPr>
          <w:sz w:val="22"/>
          <w:szCs w:val="22"/>
        </w:rPr>
      </w:pPr>
      <w:r w:rsidRPr="00C548E6">
        <w:rPr>
          <w:sz w:val="22"/>
          <w:szCs w:val="22"/>
        </w:rPr>
        <w:t xml:space="preserve">Specify CAM </w:t>
      </w:r>
      <w:proofErr w:type="spellStart"/>
      <w:r w:rsidRPr="00C548E6">
        <w:rPr>
          <w:sz w:val="22"/>
          <w:szCs w:val="22"/>
        </w:rPr>
        <w:t>namelists</w:t>
      </w:r>
      <w:proofErr w:type="spellEnd"/>
      <w:r w:rsidRPr="00C548E6">
        <w:rPr>
          <w:sz w:val="22"/>
          <w:szCs w:val="22"/>
        </w:rPr>
        <w:t xml:space="preserve"> such that </w:t>
      </w:r>
      <w:del w:id="312" w:author="Benedict, Jim" w:date="2020-05-22T10:34:00Z">
        <w:r w:rsidRPr="00C548E6" w:rsidDel="00A6118B">
          <w:rPr>
            <w:sz w:val="22"/>
            <w:szCs w:val="22"/>
          </w:rPr>
          <w:delText>cloud parameters</w:delText>
        </w:r>
      </w:del>
      <w:ins w:id="313" w:author="Benedict, Jim" w:date="2020-05-22T10:34:00Z">
        <w:r w:rsidR="00A6118B">
          <w:rPr>
            <w:sz w:val="22"/>
            <w:szCs w:val="22"/>
          </w:rPr>
          <w:t>CAM</w:t>
        </w:r>
      </w:ins>
      <w:r w:rsidRPr="00C548E6">
        <w:rPr>
          <w:sz w:val="22"/>
          <w:szCs w:val="22"/>
        </w:rPr>
        <w:t xml:space="preserve"> will output </w:t>
      </w:r>
      <w:ins w:id="314" w:author="Benedict, Jim" w:date="2020-05-22T10:35:00Z">
        <w:r w:rsidR="00A6118B">
          <w:rPr>
            <w:sz w:val="22"/>
            <w:szCs w:val="22"/>
          </w:rPr>
          <w:t>instantaneous (</w:t>
        </w:r>
        <w:proofErr w:type="gramStart"/>
        <w:r w:rsidR="00A6118B">
          <w:rPr>
            <w:sz w:val="22"/>
            <w:szCs w:val="22"/>
          </w:rPr>
          <w:t>“</w:t>
        </w:r>
        <w:r w:rsidR="00A6118B" w:rsidRPr="00A6118B">
          <w:rPr>
            <w:rFonts w:ascii="Menlo" w:hAnsi="Menlo" w:cs="Menlo"/>
            <w:sz w:val="22"/>
            <w:szCs w:val="22"/>
            <w:rPrChange w:id="315" w:author="Benedict, Jim" w:date="2020-05-22T10:35:00Z">
              <w:rPr>
                <w:sz w:val="22"/>
                <w:szCs w:val="22"/>
              </w:rPr>
            </w:rPrChange>
          </w:rPr>
          <w:t>:I</w:t>
        </w:r>
        <w:proofErr w:type="gramEnd"/>
        <w:r w:rsidR="00A6118B">
          <w:rPr>
            <w:sz w:val="22"/>
            <w:szCs w:val="22"/>
          </w:rPr>
          <w:t xml:space="preserve">”) </w:t>
        </w:r>
      </w:ins>
      <w:r w:rsidRPr="00C548E6">
        <w:rPr>
          <w:sz w:val="22"/>
          <w:szCs w:val="22"/>
        </w:rPr>
        <w:t>2-hourly cloud radiative fields</w:t>
      </w:r>
    </w:p>
    <w:p w14:paraId="4D65DFBC" w14:textId="3952DC66" w:rsidR="00D016AF" w:rsidRPr="00CA7E49" w:rsidRDefault="00D016AF" w:rsidP="0024337B">
      <w:pPr>
        <w:pStyle w:val="ListParagraph"/>
        <w:numPr>
          <w:ilvl w:val="1"/>
          <w:numId w:val="9"/>
        </w:numPr>
        <w:rPr>
          <w:rFonts w:ascii="Menlo" w:hAnsi="Menlo" w:cs="Menlo"/>
          <w:color w:val="000000" w:themeColor="text1"/>
          <w:sz w:val="22"/>
          <w:szCs w:val="22"/>
        </w:rPr>
      </w:pPr>
      <w:r w:rsidRPr="00C548E6">
        <w:rPr>
          <w:sz w:val="22"/>
          <w:szCs w:val="22"/>
        </w:rPr>
        <w:t xml:space="preserve">With the text editor of choice, open </w:t>
      </w:r>
      <w:r w:rsidRPr="00CA7E49">
        <w:rPr>
          <w:rFonts w:ascii="Menlo" w:hAnsi="Menlo" w:cs="Menlo"/>
          <w:color w:val="000000" w:themeColor="text1"/>
          <w:sz w:val="22"/>
          <w:szCs w:val="22"/>
        </w:rPr>
        <w:t>$CLDOUTPUTCASEDIR/</w:t>
      </w:r>
      <w:proofErr w:type="spellStart"/>
      <w:r w:rsidRPr="00CA7E49">
        <w:rPr>
          <w:rFonts w:ascii="Menlo" w:hAnsi="Menlo" w:cs="Menlo"/>
          <w:color w:val="000000" w:themeColor="text1"/>
          <w:sz w:val="22"/>
          <w:szCs w:val="22"/>
        </w:rPr>
        <w:t>user_nl_cam</w:t>
      </w:r>
      <w:proofErr w:type="spellEnd"/>
    </w:p>
    <w:p w14:paraId="6B65E7E8" w14:textId="6764C7E3" w:rsidR="00D016AF" w:rsidRPr="00B0731E" w:rsidRDefault="00D016AF" w:rsidP="00B0731E">
      <w:pPr>
        <w:pStyle w:val="ListParagraph"/>
        <w:numPr>
          <w:ilvl w:val="1"/>
          <w:numId w:val="9"/>
        </w:numPr>
        <w:rPr>
          <w:sz w:val="22"/>
          <w:szCs w:val="22"/>
        </w:rPr>
      </w:pPr>
      <w:r w:rsidRPr="00B0731E">
        <w:rPr>
          <w:sz w:val="22"/>
          <w:szCs w:val="22"/>
        </w:rPr>
        <w:t>Add the following fields:</w:t>
      </w:r>
    </w:p>
    <w:p w14:paraId="3CE651D7" w14:textId="2DC4289C" w:rsidR="00D559B2" w:rsidRPr="00CA7E49" w:rsidRDefault="00D559B2" w:rsidP="0024337B">
      <w:pPr>
        <w:pStyle w:val="ListParagraph"/>
        <w:ind w:left="1440"/>
        <w:rPr>
          <w:rFonts w:ascii="Menlo" w:hAnsi="Menlo" w:cs="Menlo"/>
          <w:sz w:val="22"/>
          <w:szCs w:val="22"/>
        </w:rPr>
      </w:pPr>
      <w:r w:rsidRPr="00CA7E49">
        <w:rPr>
          <w:rFonts w:ascii="Menlo" w:hAnsi="Menlo" w:cs="Menlo"/>
          <w:sz w:val="22"/>
          <w:szCs w:val="22"/>
        </w:rPr>
        <w:t>fincl2 = 'DEI_rad:I','MU_rad:I','LAMBDAC_rad:I','ICIWP_rad:I','ICLWP_rad:I','DES_rad:I','ICSWP_rad:I','CLD_rad:I','CLDFSNOW_rad:I','PS:I'</w:t>
      </w:r>
      <w:r w:rsidRPr="00CA7E49">
        <w:rPr>
          <w:rFonts w:ascii="Menlo" w:hAnsi="Menlo" w:cs="Menlo"/>
          <w:sz w:val="22"/>
          <w:szCs w:val="22"/>
        </w:rPr>
        <w:br/>
      </w:r>
      <w:proofErr w:type="spellStart"/>
      <w:r w:rsidRPr="00CA7E49">
        <w:rPr>
          <w:rFonts w:ascii="Menlo" w:hAnsi="Menlo" w:cs="Menlo"/>
          <w:sz w:val="22"/>
          <w:szCs w:val="22"/>
        </w:rPr>
        <w:t>nhtfrq</w:t>
      </w:r>
      <w:proofErr w:type="spellEnd"/>
      <w:r w:rsidRPr="00CA7E49">
        <w:rPr>
          <w:rFonts w:ascii="Menlo" w:hAnsi="Menlo" w:cs="Menlo"/>
          <w:sz w:val="22"/>
          <w:szCs w:val="22"/>
        </w:rPr>
        <w:t xml:space="preserve"> = 0,-2</w:t>
      </w:r>
      <w:r w:rsidRPr="00CA7E49">
        <w:rPr>
          <w:rFonts w:ascii="Menlo" w:hAnsi="Menlo" w:cs="Menlo"/>
          <w:sz w:val="22"/>
          <w:szCs w:val="22"/>
        </w:rPr>
        <w:br/>
      </w:r>
      <w:proofErr w:type="spellStart"/>
      <w:r w:rsidRPr="00CA7E49">
        <w:rPr>
          <w:rFonts w:ascii="Menlo" w:hAnsi="Menlo" w:cs="Menlo"/>
          <w:sz w:val="22"/>
          <w:szCs w:val="22"/>
        </w:rPr>
        <w:t>mfilt</w:t>
      </w:r>
      <w:proofErr w:type="spellEnd"/>
      <w:r w:rsidRPr="00CA7E49">
        <w:rPr>
          <w:rFonts w:ascii="Menlo" w:hAnsi="Menlo" w:cs="Menlo"/>
          <w:sz w:val="22"/>
          <w:szCs w:val="22"/>
        </w:rPr>
        <w:t xml:space="preserve"> = 1,12</w:t>
      </w:r>
    </w:p>
    <w:p w14:paraId="5956BFD0" w14:textId="1AAA87D9" w:rsidR="00D016AF" w:rsidRDefault="00D016AF" w:rsidP="0024337B">
      <w:pPr>
        <w:pStyle w:val="ListParagraph"/>
        <w:ind w:left="1440"/>
        <w:rPr>
          <w:rFonts w:ascii="Menlo" w:hAnsi="Menlo" w:cs="Menlo"/>
          <w:sz w:val="22"/>
          <w:szCs w:val="22"/>
        </w:rPr>
      </w:pPr>
      <w:proofErr w:type="spellStart"/>
      <w:r w:rsidRPr="00CA7E49">
        <w:rPr>
          <w:rFonts w:ascii="Menlo" w:hAnsi="Menlo" w:cs="Menlo"/>
          <w:sz w:val="22"/>
          <w:szCs w:val="22"/>
        </w:rPr>
        <w:t>ndens</w:t>
      </w:r>
      <w:proofErr w:type="spellEnd"/>
      <w:r w:rsidRPr="00CA7E49">
        <w:rPr>
          <w:rFonts w:ascii="Menlo" w:hAnsi="Menlo" w:cs="Menlo"/>
          <w:sz w:val="22"/>
          <w:szCs w:val="22"/>
        </w:rPr>
        <w:t xml:space="preserve"> = 2,1</w:t>
      </w:r>
    </w:p>
    <w:p w14:paraId="1B2A5F7C" w14:textId="3A47A28A" w:rsidR="00CA7E49" w:rsidRPr="00CA7E49" w:rsidRDefault="00CA7E49" w:rsidP="0024337B">
      <w:pPr>
        <w:pStyle w:val="ListParagraph"/>
        <w:ind w:left="1440"/>
        <w:rPr>
          <w:rFonts w:ascii="Menlo" w:hAnsi="Menlo" w:cs="Menlo"/>
          <w:sz w:val="22"/>
          <w:szCs w:val="22"/>
        </w:rPr>
      </w:pPr>
    </w:p>
    <w:p w14:paraId="4601A27B" w14:textId="3DADCAAA" w:rsidR="004324DB" w:rsidRPr="00DA7A0D" w:rsidRDefault="008800DF" w:rsidP="00982E52">
      <w:pPr>
        <w:jc w:val="center"/>
        <w:rPr>
          <w:color w:val="FF0000"/>
          <w:sz w:val="22"/>
          <w:szCs w:val="22"/>
        </w:rPr>
      </w:pPr>
      <w:r>
        <w:rPr>
          <w:rFonts w:ascii="Menlo" w:hAnsi="Menlo" w:cs="Menlo"/>
          <w:noProof/>
          <w:sz w:val="22"/>
          <w:szCs w:val="22"/>
        </w:rPr>
        <w:drawing>
          <wp:inline distT="0" distB="0" distL="0" distR="0" wp14:anchorId="4F44A663" wp14:editId="129257B4">
            <wp:extent cx="6400800" cy="1611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7.19.43 P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1611630"/>
                    </a:xfrm>
                    <a:prstGeom prst="rect">
                      <a:avLst/>
                    </a:prstGeom>
                  </pic:spPr>
                </pic:pic>
              </a:graphicData>
            </a:graphic>
          </wp:inline>
        </w:drawing>
      </w:r>
    </w:p>
    <w:p w14:paraId="2D6FE453" w14:textId="59BEBADF" w:rsidR="00DA7A0D" w:rsidRPr="00DA7A0D" w:rsidRDefault="00DA7A0D" w:rsidP="00982E52">
      <w:pPr>
        <w:jc w:val="center"/>
        <w:rPr>
          <w:i/>
          <w:iCs/>
          <w:color w:val="000000" w:themeColor="text1"/>
          <w:sz w:val="20"/>
          <w:szCs w:val="20"/>
        </w:rPr>
      </w:pPr>
      <w:r>
        <w:rPr>
          <w:i/>
          <w:iCs/>
          <w:color w:val="000000" w:themeColor="text1"/>
          <w:sz w:val="20"/>
          <w:szCs w:val="20"/>
        </w:rPr>
        <w:t xml:space="preserve">An example of a </w:t>
      </w:r>
      <w:proofErr w:type="spellStart"/>
      <w:r>
        <w:rPr>
          <w:i/>
          <w:iCs/>
          <w:color w:val="000000" w:themeColor="text1"/>
          <w:sz w:val="20"/>
          <w:szCs w:val="20"/>
        </w:rPr>
        <w:t>user_nl_cam</w:t>
      </w:r>
      <w:proofErr w:type="spellEnd"/>
      <w:r>
        <w:rPr>
          <w:i/>
          <w:iCs/>
          <w:color w:val="000000" w:themeColor="text1"/>
          <w:sz w:val="20"/>
          <w:szCs w:val="20"/>
        </w:rPr>
        <w:t xml:space="preserve"> file for the experiment that outputs radiative cloud parameters.</w:t>
      </w:r>
    </w:p>
    <w:p w14:paraId="2308C98F" w14:textId="77777777" w:rsidR="00DA7A0D" w:rsidRPr="00DA7A0D" w:rsidRDefault="00DA7A0D" w:rsidP="00DA7A0D">
      <w:pPr>
        <w:rPr>
          <w:i/>
          <w:iCs/>
          <w:color w:val="FF0000"/>
          <w:sz w:val="22"/>
          <w:szCs w:val="22"/>
        </w:rPr>
      </w:pPr>
    </w:p>
    <w:p w14:paraId="36CF00ED" w14:textId="22F90355" w:rsidR="00D016AF" w:rsidRPr="00C548E6" w:rsidRDefault="00D016AF" w:rsidP="00B0731E">
      <w:pPr>
        <w:pStyle w:val="ListParagraph"/>
        <w:numPr>
          <w:ilvl w:val="1"/>
          <w:numId w:val="9"/>
        </w:numPr>
        <w:rPr>
          <w:sz w:val="22"/>
          <w:szCs w:val="22"/>
        </w:rPr>
      </w:pPr>
      <w:commentRangeStart w:id="316"/>
      <w:r w:rsidRPr="00C548E6">
        <w:rPr>
          <w:sz w:val="22"/>
          <w:szCs w:val="22"/>
        </w:rPr>
        <w:t>Explanations of those changes</w:t>
      </w:r>
      <w:commentRangeEnd w:id="316"/>
      <w:r w:rsidR="00A6118B">
        <w:rPr>
          <w:rStyle w:val="CommentReference"/>
        </w:rPr>
        <w:commentReference w:id="316"/>
      </w:r>
      <w:r w:rsidRPr="00C548E6">
        <w:rPr>
          <w:sz w:val="22"/>
          <w:szCs w:val="22"/>
        </w:rPr>
        <w:t>:</w:t>
      </w:r>
    </w:p>
    <w:p w14:paraId="7213109A" w14:textId="68D9E444" w:rsidR="00D016AF" w:rsidRPr="00C548E6" w:rsidRDefault="00D016AF" w:rsidP="00B0731E">
      <w:pPr>
        <w:pStyle w:val="ListParagraph"/>
        <w:numPr>
          <w:ilvl w:val="2"/>
          <w:numId w:val="9"/>
        </w:numPr>
        <w:rPr>
          <w:sz w:val="22"/>
          <w:szCs w:val="22"/>
        </w:rPr>
      </w:pPr>
      <w:r w:rsidRPr="0006453E">
        <w:rPr>
          <w:rFonts w:ascii="Menlo" w:hAnsi="Menlo" w:cs="Menlo"/>
          <w:b/>
          <w:i/>
          <w:sz w:val="22"/>
          <w:szCs w:val="22"/>
        </w:rPr>
        <w:lastRenderedPageBreak/>
        <w:t>fincl2</w:t>
      </w:r>
      <w:r w:rsidRPr="00C548E6">
        <w:rPr>
          <w:sz w:val="22"/>
          <w:szCs w:val="22"/>
        </w:rPr>
        <w:t xml:space="preserve"> specifies that, in addition to the default output or “history” file containing default CAM output, the listed variables should appear in an additional auxiliary history file. These are the cloud parameters that will be used for </w:t>
      </w:r>
      <w:r w:rsidR="00166D75">
        <w:rPr>
          <w:sz w:val="22"/>
          <w:szCs w:val="22"/>
        </w:rPr>
        <w:t>cloud locking</w:t>
      </w:r>
      <w:r w:rsidRPr="00C548E6">
        <w:rPr>
          <w:sz w:val="22"/>
          <w:szCs w:val="22"/>
        </w:rPr>
        <w:t xml:space="preserve"> in a subsequent experiment.</w:t>
      </w:r>
    </w:p>
    <w:p w14:paraId="6070E532" w14:textId="5D43C332" w:rsidR="00D016AF" w:rsidRPr="00C548E6" w:rsidRDefault="00D016AF" w:rsidP="00B0731E">
      <w:pPr>
        <w:pStyle w:val="ListParagraph"/>
        <w:numPr>
          <w:ilvl w:val="3"/>
          <w:numId w:val="9"/>
        </w:numPr>
        <w:rPr>
          <w:sz w:val="22"/>
          <w:szCs w:val="22"/>
        </w:rPr>
      </w:pPr>
      <w:r w:rsidRPr="00C548E6">
        <w:rPr>
          <w:sz w:val="22"/>
          <w:szCs w:val="22"/>
        </w:rPr>
        <w:t xml:space="preserve">The output will appear in </w:t>
      </w:r>
      <w:r w:rsidR="00B67346">
        <w:rPr>
          <w:sz w:val="22"/>
          <w:szCs w:val="22"/>
        </w:rPr>
        <w:t>the user’s</w:t>
      </w:r>
      <w:r w:rsidRPr="00C548E6">
        <w:rPr>
          <w:sz w:val="22"/>
          <w:szCs w:val="22"/>
        </w:rPr>
        <w:t xml:space="preserve"> run archive under the CAM folder. The default output will appear in files containing </w:t>
      </w:r>
      <w:r w:rsidRPr="00000863">
        <w:rPr>
          <w:rFonts w:ascii="Menlo" w:hAnsi="Menlo" w:cs="Menlo"/>
          <w:color w:val="000000" w:themeColor="text1"/>
          <w:sz w:val="22"/>
          <w:szCs w:val="22"/>
        </w:rPr>
        <w:t>h0</w:t>
      </w:r>
      <w:r w:rsidRPr="00C548E6">
        <w:rPr>
          <w:sz w:val="22"/>
          <w:szCs w:val="22"/>
        </w:rPr>
        <w:t xml:space="preserve"> and the </w:t>
      </w:r>
      <w:r w:rsidR="00166D75">
        <w:rPr>
          <w:sz w:val="22"/>
          <w:szCs w:val="22"/>
        </w:rPr>
        <w:t>cloud locking</w:t>
      </w:r>
      <w:r w:rsidRPr="00C548E6">
        <w:rPr>
          <w:sz w:val="22"/>
          <w:szCs w:val="22"/>
        </w:rPr>
        <w:t xml:space="preserve"> parameters will appear in files containing </w:t>
      </w:r>
      <w:r w:rsidRPr="00000863">
        <w:rPr>
          <w:rFonts w:ascii="Menlo" w:hAnsi="Menlo" w:cs="Menlo"/>
          <w:color w:val="000000" w:themeColor="text1"/>
          <w:sz w:val="22"/>
          <w:szCs w:val="22"/>
        </w:rPr>
        <w:t>h1</w:t>
      </w:r>
      <w:r w:rsidRPr="00C548E6">
        <w:rPr>
          <w:sz w:val="22"/>
          <w:szCs w:val="22"/>
        </w:rPr>
        <w:t>.</w:t>
      </w:r>
    </w:p>
    <w:p w14:paraId="0E045DDD" w14:textId="17E68204" w:rsidR="00D016AF" w:rsidRPr="00C548E6" w:rsidRDefault="00D016AF" w:rsidP="00B0731E">
      <w:pPr>
        <w:pStyle w:val="ListParagraph"/>
        <w:numPr>
          <w:ilvl w:val="3"/>
          <w:numId w:val="9"/>
        </w:numPr>
        <w:rPr>
          <w:sz w:val="22"/>
          <w:szCs w:val="22"/>
        </w:rPr>
      </w:pPr>
      <w:proofErr w:type="gramStart"/>
      <w:r w:rsidRPr="00C548E6">
        <w:rPr>
          <w:sz w:val="22"/>
          <w:szCs w:val="22"/>
        </w:rPr>
        <w:t xml:space="preserve">The </w:t>
      </w:r>
      <w:r w:rsidRPr="00000863">
        <w:rPr>
          <w:rFonts w:ascii="Menlo" w:hAnsi="Menlo" w:cs="Menlo"/>
          <w:color w:val="000000" w:themeColor="text1"/>
          <w:sz w:val="22"/>
          <w:szCs w:val="22"/>
        </w:rPr>
        <w:t>:I</w:t>
      </w:r>
      <w:proofErr w:type="gramEnd"/>
      <w:r w:rsidRPr="00C548E6">
        <w:rPr>
          <w:color w:val="FF0000"/>
          <w:sz w:val="22"/>
          <w:szCs w:val="22"/>
        </w:rPr>
        <w:t xml:space="preserve"> </w:t>
      </w:r>
      <w:r w:rsidRPr="00C548E6">
        <w:rPr>
          <w:sz w:val="22"/>
          <w:szCs w:val="22"/>
        </w:rPr>
        <w:t xml:space="preserve">following each cloud parameter name tells the model to output the cloud fields instantaneously, rather than as an average over the period defined by </w:t>
      </w:r>
      <w:proofErr w:type="spellStart"/>
      <w:r w:rsidRPr="00000863">
        <w:rPr>
          <w:rFonts w:ascii="Menlo" w:hAnsi="Menlo" w:cs="Menlo"/>
          <w:color w:val="000000" w:themeColor="text1"/>
          <w:sz w:val="22"/>
          <w:szCs w:val="22"/>
        </w:rPr>
        <w:t>nhtfrq</w:t>
      </w:r>
      <w:proofErr w:type="spellEnd"/>
      <w:r w:rsidRPr="00000863">
        <w:rPr>
          <w:color w:val="000000" w:themeColor="text1"/>
          <w:sz w:val="22"/>
          <w:szCs w:val="22"/>
        </w:rPr>
        <w:t xml:space="preserve"> </w:t>
      </w:r>
      <w:r w:rsidRPr="00C548E6">
        <w:rPr>
          <w:sz w:val="22"/>
          <w:szCs w:val="22"/>
        </w:rPr>
        <w:t>below.</w:t>
      </w:r>
    </w:p>
    <w:p w14:paraId="661595BD" w14:textId="3236B7B0" w:rsidR="00D016AF" w:rsidRPr="00000863" w:rsidRDefault="00D016AF" w:rsidP="00B0731E">
      <w:pPr>
        <w:pStyle w:val="ListParagraph"/>
        <w:numPr>
          <w:ilvl w:val="3"/>
          <w:numId w:val="9"/>
        </w:numPr>
        <w:rPr>
          <w:color w:val="000000" w:themeColor="text1"/>
          <w:sz w:val="22"/>
          <w:szCs w:val="22"/>
        </w:rPr>
      </w:pPr>
      <w:r w:rsidRPr="00C548E6">
        <w:rPr>
          <w:sz w:val="22"/>
          <w:szCs w:val="22"/>
        </w:rPr>
        <w:t xml:space="preserve">The user may also specify additional output variables at the default monthly output frequency by </w:t>
      </w:r>
      <w:r w:rsidRPr="00000863">
        <w:rPr>
          <w:color w:val="000000" w:themeColor="text1"/>
          <w:sz w:val="22"/>
          <w:szCs w:val="22"/>
        </w:rPr>
        <w:t xml:space="preserve">defining </w:t>
      </w:r>
      <w:r w:rsidR="00BC4086" w:rsidRPr="00000863">
        <w:rPr>
          <w:rFonts w:ascii="Menlo" w:hAnsi="Menlo" w:cs="Menlo"/>
          <w:color w:val="000000" w:themeColor="text1"/>
          <w:sz w:val="22"/>
          <w:szCs w:val="22"/>
        </w:rPr>
        <w:t>fincl1</w:t>
      </w:r>
      <w:r w:rsidR="00BC4086" w:rsidRPr="00000863">
        <w:rPr>
          <w:color w:val="000000" w:themeColor="text1"/>
          <w:sz w:val="22"/>
          <w:szCs w:val="22"/>
        </w:rPr>
        <w:t xml:space="preserve"> </w:t>
      </w:r>
      <w:r w:rsidRPr="00000863">
        <w:rPr>
          <w:color w:val="000000" w:themeColor="text1"/>
          <w:sz w:val="22"/>
          <w:szCs w:val="22"/>
        </w:rPr>
        <w:t xml:space="preserve">with variables not found in the default history files. Furthermore, users may output at another frequency by defining a variable </w:t>
      </w:r>
      <w:r w:rsidR="00BC4086" w:rsidRPr="00000863">
        <w:rPr>
          <w:rFonts w:ascii="Menlo" w:hAnsi="Menlo" w:cs="Menlo"/>
          <w:color w:val="000000" w:themeColor="text1"/>
          <w:sz w:val="22"/>
          <w:szCs w:val="22"/>
        </w:rPr>
        <w:t>fincl3</w:t>
      </w:r>
      <w:r w:rsidR="00BC4086" w:rsidRPr="00000863">
        <w:rPr>
          <w:color w:val="000000" w:themeColor="text1"/>
          <w:sz w:val="22"/>
          <w:szCs w:val="22"/>
        </w:rPr>
        <w:t xml:space="preserve"> </w:t>
      </w:r>
      <w:r w:rsidRPr="00000863">
        <w:rPr>
          <w:color w:val="000000" w:themeColor="text1"/>
          <w:sz w:val="22"/>
          <w:szCs w:val="22"/>
        </w:rPr>
        <w:t xml:space="preserve">in a similar manner. These output files will have names containing </w:t>
      </w:r>
      <w:r w:rsidRPr="00000863">
        <w:rPr>
          <w:rFonts w:ascii="Menlo" w:hAnsi="Menlo" w:cs="Menlo"/>
          <w:color w:val="000000" w:themeColor="text1"/>
          <w:sz w:val="22"/>
          <w:szCs w:val="22"/>
        </w:rPr>
        <w:t>h</w:t>
      </w:r>
      <w:r w:rsidR="00000863" w:rsidRPr="00000863">
        <w:rPr>
          <w:rFonts w:ascii="Menlo" w:hAnsi="Menlo" w:cs="Menlo"/>
          <w:color w:val="000000" w:themeColor="text1"/>
          <w:sz w:val="22"/>
          <w:szCs w:val="22"/>
        </w:rPr>
        <w:t>2</w:t>
      </w:r>
      <w:r w:rsidRPr="00000863">
        <w:rPr>
          <w:color w:val="000000" w:themeColor="text1"/>
          <w:sz w:val="22"/>
          <w:szCs w:val="22"/>
        </w:rPr>
        <w:t>.</w:t>
      </w:r>
    </w:p>
    <w:p w14:paraId="119D6A33" w14:textId="4D69ABB0"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nhtfrq</w:t>
      </w:r>
      <w:proofErr w:type="spellEnd"/>
      <w:r w:rsidRPr="00C548E6">
        <w:rPr>
          <w:sz w:val="22"/>
          <w:szCs w:val="22"/>
        </w:rPr>
        <w:t xml:space="preserve"> defines the frequency at which the listed variables will be output in number of hours x -1. The first number in the list is for the default history file (though it is not recommended to change this frequency to anything except for monthly). The second number in the list corresponds to the variables listed in </w:t>
      </w:r>
      <w:r w:rsidR="00000863" w:rsidRPr="00000863">
        <w:rPr>
          <w:rFonts w:ascii="Menlo" w:hAnsi="Menlo" w:cs="Menlo"/>
          <w:sz w:val="22"/>
          <w:szCs w:val="22"/>
        </w:rPr>
        <w:t>fincl2</w:t>
      </w:r>
      <w:r w:rsidRPr="00C548E6">
        <w:rPr>
          <w:sz w:val="22"/>
          <w:szCs w:val="22"/>
        </w:rPr>
        <w:t>. Here, I have specified that cloud parameters should be written out every 2 hours.</w:t>
      </w:r>
    </w:p>
    <w:p w14:paraId="0EAEDE27" w14:textId="21860454" w:rsidR="00BC4086" w:rsidRPr="00C548E6" w:rsidRDefault="00BC4086" w:rsidP="00B0731E">
      <w:pPr>
        <w:pStyle w:val="ListParagraph"/>
        <w:numPr>
          <w:ilvl w:val="2"/>
          <w:numId w:val="9"/>
        </w:numPr>
        <w:rPr>
          <w:sz w:val="22"/>
          <w:szCs w:val="22"/>
        </w:rPr>
      </w:pPr>
      <w:proofErr w:type="spellStart"/>
      <w:r w:rsidRPr="0006453E">
        <w:rPr>
          <w:rFonts w:ascii="Menlo" w:hAnsi="Menlo" w:cs="Menlo"/>
          <w:b/>
          <w:i/>
          <w:sz w:val="22"/>
          <w:szCs w:val="22"/>
        </w:rPr>
        <w:t>mfilt</w:t>
      </w:r>
      <w:proofErr w:type="spellEnd"/>
      <w:r w:rsidRPr="00C548E6">
        <w:rPr>
          <w:sz w:val="22"/>
          <w:szCs w:val="22"/>
        </w:rPr>
        <w:t xml:space="preserve"> defines the number of timesteps written per output file. I have written mine in such a way that every file has a 1 model day of output, or 12 2-hourly timesteps.</w:t>
      </w:r>
    </w:p>
    <w:p w14:paraId="761D2BA5" w14:textId="7BC99DC9" w:rsidR="00BC4086" w:rsidRPr="00C548E6" w:rsidRDefault="00BC4086" w:rsidP="00B0731E">
      <w:pPr>
        <w:pStyle w:val="ListParagraph"/>
        <w:numPr>
          <w:ilvl w:val="2"/>
          <w:numId w:val="9"/>
        </w:numPr>
        <w:rPr>
          <w:sz w:val="22"/>
          <w:szCs w:val="22"/>
        </w:rPr>
      </w:pPr>
      <w:r w:rsidRPr="00C548E6">
        <w:rPr>
          <w:sz w:val="22"/>
          <w:szCs w:val="22"/>
        </w:rPr>
        <w:t xml:space="preserve">Finally, </w:t>
      </w:r>
      <w:proofErr w:type="spellStart"/>
      <w:r w:rsidRPr="0006453E">
        <w:rPr>
          <w:rFonts w:ascii="Menlo" w:hAnsi="Menlo" w:cs="Menlo"/>
          <w:b/>
          <w:i/>
          <w:sz w:val="22"/>
          <w:szCs w:val="22"/>
        </w:rPr>
        <w:t>ndens</w:t>
      </w:r>
      <w:proofErr w:type="spellEnd"/>
      <w:r w:rsidRPr="00C548E6">
        <w:rPr>
          <w:sz w:val="22"/>
          <w:szCs w:val="22"/>
        </w:rPr>
        <w:t xml:space="preserve"> specifies the precision at which the output should be written. The default is that output is written in single precision (indicated by a “2”), but for </w:t>
      </w:r>
      <w:r w:rsidR="00166D75">
        <w:rPr>
          <w:sz w:val="22"/>
          <w:szCs w:val="22"/>
        </w:rPr>
        <w:t>cloud locking</w:t>
      </w:r>
      <w:r w:rsidRPr="00C548E6">
        <w:rPr>
          <w:sz w:val="22"/>
          <w:szCs w:val="22"/>
        </w:rPr>
        <w:t xml:space="preserve"> experiments, the cloud parameters should be output in double precision (indicated by a “1”).</w:t>
      </w:r>
    </w:p>
    <w:p w14:paraId="3D10F2D8" w14:textId="2A0D5CF9" w:rsidR="00D016AF" w:rsidRPr="00C548E6" w:rsidRDefault="00BC4086" w:rsidP="00B0731E">
      <w:pPr>
        <w:pStyle w:val="ListParagraph"/>
        <w:numPr>
          <w:ilvl w:val="2"/>
          <w:numId w:val="9"/>
        </w:numPr>
        <w:rPr>
          <w:sz w:val="22"/>
          <w:szCs w:val="22"/>
        </w:rPr>
      </w:pPr>
      <w:r w:rsidRPr="00C548E6">
        <w:rPr>
          <w:sz w:val="22"/>
          <w:szCs w:val="22"/>
        </w:rPr>
        <w:t xml:space="preserve">For further explanation of these variables, please see: </w:t>
      </w:r>
      <w:hyperlink r:id="rId22" w:history="1">
        <w:r w:rsidR="003E2FD3" w:rsidRPr="00C548E6">
          <w:rPr>
            <w:rStyle w:val="Hyperlink"/>
            <w:sz w:val="22"/>
            <w:szCs w:val="22"/>
          </w:rPr>
          <w:t>http://www.cesm.ucar.edu/models/cesm2/settings/current/cam_nml.html</w:t>
        </w:r>
      </w:hyperlink>
    </w:p>
    <w:p w14:paraId="702489FF" w14:textId="77777777" w:rsidR="00520A44" w:rsidRDefault="00520A44" w:rsidP="00520A44">
      <w:pPr>
        <w:pStyle w:val="ListParagraph"/>
        <w:rPr>
          <w:sz w:val="22"/>
          <w:szCs w:val="22"/>
        </w:rPr>
      </w:pPr>
    </w:p>
    <w:p w14:paraId="326E2493" w14:textId="50981C9E" w:rsidR="00D16662" w:rsidRPr="00C548E6" w:rsidRDefault="00A566F8" w:rsidP="0024337B">
      <w:pPr>
        <w:pStyle w:val="ListParagraph"/>
        <w:numPr>
          <w:ilvl w:val="0"/>
          <w:numId w:val="9"/>
        </w:numPr>
        <w:rPr>
          <w:sz w:val="22"/>
          <w:szCs w:val="22"/>
        </w:rPr>
      </w:pPr>
      <w:r w:rsidRPr="00C548E6">
        <w:rPr>
          <w:sz w:val="22"/>
          <w:szCs w:val="22"/>
        </w:rPr>
        <w:t xml:space="preserve">Make xml changes: edit </w:t>
      </w:r>
      <w:r w:rsidRPr="006137FD">
        <w:rPr>
          <w:rFonts w:ascii="Menlo" w:hAnsi="Menlo" w:cs="Menlo"/>
          <w:sz w:val="22"/>
          <w:szCs w:val="22"/>
        </w:rPr>
        <w:t>$OUTPUTCASEDIR/env_run.xml</w:t>
      </w:r>
      <w:ins w:id="317" w:author="Benedict, Jim" w:date="2020-05-22T10:43:00Z">
        <w:r w:rsidR="00A6118B">
          <w:rPr>
            <w:rFonts w:ascii="Menlo" w:hAnsi="Menlo" w:cs="Menlo"/>
            <w:sz w:val="22"/>
            <w:szCs w:val="22"/>
          </w:rPr>
          <w:t xml:space="preserve"> </w:t>
        </w:r>
        <w:r w:rsidR="00A6118B" w:rsidRPr="00A6118B">
          <w:rPr>
            <w:rFonts w:cstheme="minorHAnsi"/>
            <w:sz w:val="22"/>
            <w:szCs w:val="22"/>
            <w:rPrChange w:id="318" w:author="Benedict, Jim" w:date="2020-05-22T10:43:00Z">
              <w:rPr>
                <w:rFonts w:ascii="Menlo" w:hAnsi="Menlo" w:cs="Menlo"/>
                <w:sz w:val="22"/>
                <w:szCs w:val="22"/>
              </w:rPr>
            </w:rPrChange>
          </w:rPr>
          <w:t>and</w:t>
        </w:r>
      </w:ins>
      <w:r w:rsidRPr="006137FD">
        <w:rPr>
          <w:rFonts w:ascii="Menlo" w:hAnsi="Menlo" w:cs="Menlo"/>
          <w:sz w:val="22"/>
          <w:szCs w:val="22"/>
        </w:rPr>
        <w:t xml:space="preserve"> $OUTPUTCASEDIR/env_batch.xml</w:t>
      </w:r>
      <w:r w:rsidRPr="00C548E6">
        <w:rPr>
          <w:sz w:val="22"/>
          <w:szCs w:val="22"/>
        </w:rPr>
        <w:t xml:space="preserve"> files appropriately</w:t>
      </w:r>
    </w:p>
    <w:p w14:paraId="4208D69D" w14:textId="465CE51E" w:rsidR="00D03E2B" w:rsidRDefault="00D03E2B" w:rsidP="0024337B">
      <w:pPr>
        <w:pStyle w:val="ListParagraph"/>
        <w:numPr>
          <w:ilvl w:val="1"/>
          <w:numId w:val="9"/>
        </w:numPr>
        <w:rPr>
          <w:ins w:id="319" w:author="Benedict, Jim" w:date="2020-05-22T11:00:00Z"/>
          <w:sz w:val="22"/>
          <w:szCs w:val="22"/>
        </w:rPr>
      </w:pPr>
      <w:ins w:id="320" w:author="Benedict, Jim" w:date="2020-05-22T11:00:00Z">
        <w:r w:rsidRPr="00D03E2B">
          <w:rPr>
            <w:b/>
            <w:bCs/>
            <w:color w:val="FF0000"/>
            <w:sz w:val="22"/>
            <w:szCs w:val="22"/>
            <w:u w:val="single"/>
            <w:rPrChange w:id="321" w:author="Benedict, Jim" w:date="2020-05-22T11:01:00Z">
              <w:rPr>
                <w:sz w:val="22"/>
                <w:szCs w:val="22"/>
              </w:rPr>
            </w:rPrChange>
          </w:rPr>
          <w:t>Critical:</w:t>
        </w:r>
        <w:r>
          <w:rPr>
            <w:sz w:val="22"/>
            <w:szCs w:val="22"/>
          </w:rPr>
          <w:t xml:space="preserve">  </w:t>
        </w:r>
      </w:ins>
      <w:ins w:id="322" w:author="Benedict, Jim" w:date="2020-05-22T11:02:00Z">
        <w:r>
          <w:rPr>
            <w:sz w:val="22"/>
            <w:szCs w:val="22"/>
          </w:rPr>
          <w:t>Currently, the cloud locking setup is designed such that a single year of prescribed cloud data is staged</w:t>
        </w:r>
      </w:ins>
      <w:ins w:id="323" w:author="Benedict, Jim" w:date="2020-05-22T11:03:00Z">
        <w:r>
          <w:rPr>
            <w:sz w:val="22"/>
            <w:szCs w:val="22"/>
          </w:rPr>
          <w:t xml:space="preserve">.  Use of a single year of staged cloud data minimizes disk space requirements.  </w:t>
        </w:r>
      </w:ins>
      <w:ins w:id="324" w:author="Benedict, Jim" w:date="2020-05-22T11:06:00Z">
        <w:r w:rsidR="008C48F2">
          <w:rPr>
            <w:sz w:val="22"/>
            <w:szCs w:val="22"/>
          </w:rPr>
          <w:t>I</w:t>
        </w:r>
      </w:ins>
      <w:ins w:id="325" w:author="Benedict, Jim" w:date="2020-05-22T11:08:00Z">
        <w:r w:rsidR="008C48F2">
          <w:rPr>
            <w:sz w:val="22"/>
            <w:szCs w:val="22"/>
          </w:rPr>
          <w:t>f</w:t>
        </w:r>
      </w:ins>
      <w:ins w:id="326" w:author="Benedict, Jim" w:date="2020-05-22T11:06:00Z">
        <w:r w:rsidR="008C48F2">
          <w:rPr>
            <w:sz w:val="22"/>
            <w:szCs w:val="22"/>
          </w:rPr>
          <w:t xml:space="preserve"> </w:t>
        </w:r>
      </w:ins>
      <w:ins w:id="327" w:author="Benedict, Jim" w:date="2020-05-22T11:07:00Z">
        <w:r w:rsidR="008C48F2">
          <w:rPr>
            <w:sz w:val="22"/>
            <w:szCs w:val="22"/>
          </w:rPr>
          <w:t xml:space="preserve">randomly shuffled </w:t>
        </w:r>
      </w:ins>
      <w:ins w:id="328" w:author="Benedict, Jim" w:date="2020-05-22T11:06:00Z">
        <w:r w:rsidR="008C48F2">
          <w:rPr>
            <w:sz w:val="22"/>
            <w:szCs w:val="22"/>
          </w:rPr>
          <w:t>pr</w:t>
        </w:r>
      </w:ins>
      <w:ins w:id="329" w:author="Benedict, Jim" w:date="2020-05-22T11:07:00Z">
        <w:r w:rsidR="008C48F2">
          <w:rPr>
            <w:sz w:val="22"/>
            <w:szCs w:val="22"/>
          </w:rPr>
          <w:t>escribed cloud data</w:t>
        </w:r>
      </w:ins>
      <w:ins w:id="330" w:author="Benedict, Jim" w:date="2020-05-22T11:08:00Z">
        <w:r w:rsidR="008C48F2">
          <w:rPr>
            <w:sz w:val="22"/>
            <w:szCs w:val="22"/>
          </w:rPr>
          <w:t xml:space="preserve"> are being staged</w:t>
        </w:r>
      </w:ins>
      <w:ins w:id="331" w:author="Benedict, Jim" w:date="2020-05-22T11:07:00Z">
        <w:r w:rsidR="008C48F2">
          <w:rPr>
            <w:sz w:val="22"/>
            <w:szCs w:val="22"/>
          </w:rPr>
          <w:t>,</w:t>
        </w:r>
      </w:ins>
      <w:ins w:id="332" w:author="Benedict, Jim" w:date="2020-05-22T11:08:00Z">
        <w:r w:rsidR="008C48F2">
          <w:rPr>
            <w:sz w:val="22"/>
            <w:szCs w:val="22"/>
          </w:rPr>
          <w:t xml:space="preserve"> </w:t>
        </w:r>
      </w:ins>
      <w:ins w:id="333" w:author="Benedict, Jim" w:date="2020-05-22T11:03:00Z">
        <w:r>
          <w:rPr>
            <w:sz w:val="22"/>
            <w:szCs w:val="22"/>
          </w:rPr>
          <w:t xml:space="preserve">the user </w:t>
        </w:r>
      </w:ins>
      <w:ins w:id="334" w:author="Benedict, Jim" w:date="2020-05-22T11:09:00Z">
        <w:r w:rsidR="008C48F2" w:rsidRPr="008C48F2">
          <w:rPr>
            <w:b/>
            <w:bCs/>
            <w:sz w:val="22"/>
            <w:szCs w:val="22"/>
            <w:u w:val="single"/>
            <w:rPrChange w:id="335" w:author="Benedict, Jim" w:date="2020-05-22T11:13:00Z">
              <w:rPr>
                <w:sz w:val="22"/>
                <w:szCs w:val="22"/>
              </w:rPr>
            </w:rPrChange>
          </w:rPr>
          <w:t>must</w:t>
        </w:r>
        <w:r w:rsidR="008C48F2">
          <w:rPr>
            <w:sz w:val="22"/>
            <w:szCs w:val="22"/>
          </w:rPr>
          <w:t xml:space="preserve"> </w:t>
        </w:r>
      </w:ins>
      <w:ins w:id="336" w:author="Benedict, Jim" w:date="2020-05-22T11:03:00Z">
        <w:r>
          <w:rPr>
            <w:sz w:val="22"/>
            <w:szCs w:val="22"/>
          </w:rPr>
          <w:t>submit one-year batch job r</w:t>
        </w:r>
      </w:ins>
      <w:ins w:id="337" w:author="Benedict, Jim" w:date="2020-05-22T11:04:00Z">
        <w:r>
          <w:rPr>
            <w:sz w:val="22"/>
            <w:szCs w:val="22"/>
          </w:rPr>
          <w:t xml:space="preserve">equests to </w:t>
        </w:r>
      </w:ins>
      <w:ins w:id="338" w:author="Benedict, Jim" w:date="2020-05-22T11:14:00Z">
        <w:r w:rsidR="008C48F2">
          <w:rPr>
            <w:sz w:val="22"/>
            <w:szCs w:val="22"/>
          </w:rPr>
          <w:t>the NCAR supercomputer</w:t>
        </w:r>
      </w:ins>
      <w:ins w:id="339" w:author="Benedict, Jim" w:date="2020-05-22T11:09:00Z">
        <w:r w:rsidR="008C48F2">
          <w:rPr>
            <w:sz w:val="22"/>
            <w:szCs w:val="22"/>
          </w:rPr>
          <w:t xml:space="preserve"> in order for the setup to work properly.  In the case of random shuffling, the</w:t>
        </w:r>
      </w:ins>
      <w:ins w:id="340" w:author="Benedict, Jim" w:date="2020-05-22T11:10:00Z">
        <w:r w:rsidR="008C48F2">
          <w:rPr>
            <w:sz w:val="22"/>
            <w:szCs w:val="22"/>
          </w:rPr>
          <w:t xml:space="preserve"> time window of the staged cloud data </w:t>
        </w:r>
      </w:ins>
      <w:ins w:id="341" w:author="Benedict, Jim" w:date="2020-05-22T11:14:00Z">
        <w:r w:rsidR="00C9419F">
          <w:rPr>
            <w:sz w:val="22"/>
            <w:szCs w:val="22"/>
          </w:rPr>
          <w:t>must</w:t>
        </w:r>
      </w:ins>
      <w:ins w:id="342" w:author="Benedict, Jim" w:date="2020-05-22T11:10:00Z">
        <w:r w:rsidR="008C48F2">
          <w:rPr>
            <w:sz w:val="22"/>
            <w:szCs w:val="22"/>
          </w:rPr>
          <w:t xml:space="preserve"> equal</w:t>
        </w:r>
      </w:ins>
      <w:ins w:id="343" w:author="Benedict, Jim" w:date="2020-05-22T11:15:00Z">
        <w:r w:rsidR="00C9419F">
          <w:rPr>
            <w:sz w:val="22"/>
            <w:szCs w:val="22"/>
          </w:rPr>
          <w:t xml:space="preserve"> or exceed</w:t>
        </w:r>
      </w:ins>
      <w:ins w:id="344" w:author="Benedict, Jim" w:date="2020-05-22T11:10:00Z">
        <w:r w:rsidR="008C48F2">
          <w:rPr>
            <w:sz w:val="22"/>
            <w:szCs w:val="22"/>
          </w:rPr>
          <w:t xml:space="preserve"> the time length of the batch job.  </w:t>
        </w:r>
      </w:ins>
      <w:ins w:id="345" w:author="Benedict, Jim" w:date="2020-05-22T11:17:00Z">
        <w:r w:rsidR="00C9419F">
          <w:rPr>
            <w:sz w:val="22"/>
            <w:szCs w:val="22"/>
          </w:rPr>
          <w:t>T</w:t>
        </w:r>
      </w:ins>
      <w:ins w:id="346" w:author="Benedict, Jim" w:date="2020-05-22T11:11:00Z">
        <w:r w:rsidR="008C48F2">
          <w:rPr>
            <w:sz w:val="22"/>
            <w:szCs w:val="22"/>
          </w:rPr>
          <w:t xml:space="preserve">he staged cloud data window </w:t>
        </w:r>
      </w:ins>
      <w:ins w:id="347" w:author="Benedict, Jim" w:date="2020-05-22T11:17:00Z">
        <w:r w:rsidR="00C9419F">
          <w:rPr>
            <w:sz w:val="22"/>
            <w:szCs w:val="22"/>
          </w:rPr>
          <w:t xml:space="preserve">could be expanded </w:t>
        </w:r>
      </w:ins>
      <w:ins w:id="348" w:author="Benedict, Jim" w:date="2020-05-22T11:11:00Z">
        <w:r w:rsidR="008C48F2">
          <w:rPr>
            <w:sz w:val="22"/>
            <w:szCs w:val="22"/>
          </w:rPr>
          <w:t>to multiple years</w:t>
        </w:r>
      </w:ins>
      <w:ins w:id="349" w:author="Benedict, Jim" w:date="2020-05-22T11:12:00Z">
        <w:r w:rsidR="008C48F2">
          <w:rPr>
            <w:sz w:val="22"/>
            <w:szCs w:val="22"/>
          </w:rPr>
          <w:t xml:space="preserve"> (thus allowing multi-year batch jobs)</w:t>
        </w:r>
      </w:ins>
      <w:ins w:id="350" w:author="Benedict, Jim" w:date="2020-05-22T11:11:00Z">
        <w:r w:rsidR="008C48F2">
          <w:rPr>
            <w:sz w:val="22"/>
            <w:szCs w:val="22"/>
          </w:rPr>
          <w:t>, but</w:t>
        </w:r>
      </w:ins>
      <w:ins w:id="351" w:author="Benedict, Jim" w:date="2020-05-22T11:12:00Z">
        <w:r w:rsidR="008C48F2">
          <w:rPr>
            <w:sz w:val="22"/>
            <w:szCs w:val="22"/>
          </w:rPr>
          <w:t xml:space="preserve"> this would require</w:t>
        </w:r>
      </w:ins>
      <w:ins w:id="352" w:author="Benedict, Jim" w:date="2020-05-22T11:13:00Z">
        <w:r w:rsidR="008C48F2">
          <w:rPr>
            <w:sz w:val="22"/>
            <w:szCs w:val="22"/>
          </w:rPr>
          <w:t xml:space="preserve"> significant modifications to the scripts</w:t>
        </w:r>
      </w:ins>
      <w:ins w:id="353" w:author="Benedict, Jim" w:date="2020-05-22T11:17:00Z">
        <w:r w:rsidR="00C9419F">
          <w:rPr>
            <w:sz w:val="22"/>
            <w:szCs w:val="22"/>
          </w:rPr>
          <w:t xml:space="preserve"> provided and has not yet been attempted or tested</w:t>
        </w:r>
      </w:ins>
      <w:ins w:id="354" w:author="Benedict, Jim" w:date="2020-05-22T11:18:00Z">
        <w:r w:rsidR="00C9419F">
          <w:rPr>
            <w:sz w:val="22"/>
            <w:szCs w:val="22"/>
          </w:rPr>
          <w:t xml:space="preserve"> by the developers</w:t>
        </w:r>
      </w:ins>
      <w:ins w:id="355" w:author="Benedict, Jim" w:date="2020-05-22T11:13:00Z">
        <w:r w:rsidR="008C48F2">
          <w:rPr>
            <w:sz w:val="22"/>
            <w:szCs w:val="22"/>
          </w:rPr>
          <w:t>.</w:t>
        </w:r>
      </w:ins>
    </w:p>
    <w:p w14:paraId="11ED676B" w14:textId="73954F1C" w:rsidR="00A566F8" w:rsidRPr="00C548E6" w:rsidRDefault="00A566F8" w:rsidP="0024337B">
      <w:pPr>
        <w:pStyle w:val="ListParagraph"/>
        <w:numPr>
          <w:ilvl w:val="1"/>
          <w:numId w:val="9"/>
        </w:numPr>
        <w:rPr>
          <w:sz w:val="22"/>
          <w:szCs w:val="22"/>
        </w:rPr>
      </w:pPr>
      <w:r w:rsidRPr="00C548E6">
        <w:rPr>
          <w:sz w:val="22"/>
          <w:szCs w:val="22"/>
        </w:rPr>
        <w:t>Choose an appropriate wall clock time</w:t>
      </w:r>
    </w:p>
    <w:p w14:paraId="7370BF3F" w14:textId="49D88183" w:rsidR="00A566F8" w:rsidRPr="00C548E6" w:rsidRDefault="00A566F8" w:rsidP="0024337B">
      <w:pPr>
        <w:pStyle w:val="ListParagraph"/>
        <w:numPr>
          <w:ilvl w:val="1"/>
          <w:numId w:val="9"/>
        </w:numPr>
        <w:rPr>
          <w:sz w:val="22"/>
          <w:szCs w:val="22"/>
        </w:rPr>
      </w:pPr>
      <w:r w:rsidRPr="00C548E6">
        <w:rPr>
          <w:sz w:val="22"/>
          <w:szCs w:val="22"/>
        </w:rPr>
        <w:t>Choose the appropriate run type &amp; change associated reference case files</w:t>
      </w:r>
    </w:p>
    <w:p w14:paraId="05916445" w14:textId="5B7C089E" w:rsidR="00A566F8" w:rsidRPr="00C548E6" w:rsidRDefault="00A566F8" w:rsidP="0024337B">
      <w:pPr>
        <w:pStyle w:val="ListParagraph"/>
        <w:numPr>
          <w:ilvl w:val="1"/>
          <w:numId w:val="9"/>
        </w:numPr>
        <w:rPr>
          <w:sz w:val="22"/>
          <w:szCs w:val="22"/>
        </w:rPr>
      </w:pPr>
      <w:r w:rsidRPr="00C548E6">
        <w:rPr>
          <w:sz w:val="22"/>
          <w:szCs w:val="22"/>
        </w:rPr>
        <w:t>Specify run length</w:t>
      </w:r>
    </w:p>
    <w:p w14:paraId="64AE3015" w14:textId="4063809F" w:rsidR="00A566F8" w:rsidRPr="00C548E6" w:rsidRDefault="00A566F8" w:rsidP="0024337B">
      <w:pPr>
        <w:pStyle w:val="ListParagraph"/>
        <w:numPr>
          <w:ilvl w:val="1"/>
          <w:numId w:val="9"/>
        </w:numPr>
        <w:rPr>
          <w:sz w:val="22"/>
          <w:szCs w:val="22"/>
        </w:rPr>
      </w:pPr>
      <w:r w:rsidRPr="00C548E6">
        <w:rPr>
          <w:sz w:val="22"/>
          <w:szCs w:val="22"/>
        </w:rPr>
        <w:t>Specify the frequency of restart files</w:t>
      </w:r>
    </w:p>
    <w:p w14:paraId="50B4DA7A" w14:textId="77777777" w:rsidR="00520A44" w:rsidRDefault="00520A44" w:rsidP="00520A44">
      <w:pPr>
        <w:pStyle w:val="ListParagraph"/>
        <w:rPr>
          <w:sz w:val="22"/>
          <w:szCs w:val="22"/>
        </w:rPr>
      </w:pPr>
    </w:p>
    <w:p w14:paraId="467DF22B" w14:textId="44CEE85C" w:rsidR="00D16662" w:rsidRPr="00C548E6" w:rsidRDefault="00A566F8" w:rsidP="0024337B">
      <w:pPr>
        <w:pStyle w:val="ListParagraph"/>
        <w:numPr>
          <w:ilvl w:val="0"/>
          <w:numId w:val="9"/>
        </w:numPr>
        <w:rPr>
          <w:sz w:val="22"/>
          <w:szCs w:val="22"/>
        </w:rPr>
      </w:pPr>
      <w:r w:rsidRPr="00C548E6">
        <w:rPr>
          <w:sz w:val="22"/>
          <w:szCs w:val="22"/>
        </w:rPr>
        <w:t>Build and run the model</w:t>
      </w:r>
    </w:p>
    <w:p w14:paraId="4EED4519" w14:textId="1A595769" w:rsidR="00A566F8" w:rsidRPr="00D56A23" w:rsidRDefault="00A566F8" w:rsidP="0024337B">
      <w:pPr>
        <w:pStyle w:val="ListParagraph"/>
        <w:numPr>
          <w:ilvl w:val="1"/>
          <w:numId w:val="9"/>
        </w:numPr>
        <w:rPr>
          <w:ins w:id="356" w:author="Benedict, Jim" w:date="2020-05-22T10:45:00Z"/>
          <w:rFonts w:cstheme="minorHAnsi"/>
          <w:color w:val="000000" w:themeColor="text1"/>
          <w:sz w:val="22"/>
          <w:szCs w:val="22"/>
          <w:rPrChange w:id="357" w:author="Benedict, Jim" w:date="2020-05-22T10:46:00Z">
            <w:rPr>
              <w:ins w:id="358" w:author="Benedict, Jim" w:date="2020-05-22T10:45:00Z"/>
              <w:rFonts w:ascii="Menlo" w:hAnsi="Menlo" w:cs="Menlo"/>
              <w:color w:val="000000" w:themeColor="text1"/>
              <w:sz w:val="22"/>
              <w:szCs w:val="22"/>
            </w:rPr>
          </w:rPrChange>
        </w:rPr>
      </w:pPr>
      <w:r w:rsidRPr="00C548E6">
        <w:rPr>
          <w:sz w:val="22"/>
          <w:szCs w:val="22"/>
        </w:rPr>
        <w:t xml:space="preserve">Build: </w:t>
      </w:r>
      <w:proofErr w:type="spellStart"/>
      <w:r w:rsidRPr="002F70A0">
        <w:rPr>
          <w:rFonts w:ascii="Menlo" w:hAnsi="Menlo" w:cs="Menlo"/>
          <w:color w:val="000000" w:themeColor="text1"/>
          <w:sz w:val="22"/>
          <w:szCs w:val="22"/>
        </w:rPr>
        <w:t>qcmd</w:t>
      </w:r>
      <w:proofErr w:type="spellEnd"/>
      <w:r w:rsidRPr="002F70A0">
        <w:rPr>
          <w:rFonts w:ascii="Menlo" w:hAnsi="Menlo" w:cs="Menlo"/>
          <w:color w:val="000000" w:themeColor="text1"/>
          <w:sz w:val="22"/>
          <w:szCs w:val="22"/>
        </w:rPr>
        <w:t xml:space="preserve"> -- ./</w:t>
      </w:r>
      <w:proofErr w:type="spellStart"/>
      <w:r w:rsidRPr="002F70A0">
        <w:rPr>
          <w:rFonts w:ascii="Menlo" w:hAnsi="Menlo" w:cs="Menlo"/>
          <w:color w:val="000000" w:themeColor="text1"/>
          <w:sz w:val="22"/>
          <w:szCs w:val="22"/>
        </w:rPr>
        <w:t>case.build</w:t>
      </w:r>
      <w:proofErr w:type="spellEnd"/>
    </w:p>
    <w:p w14:paraId="707B1A47" w14:textId="65E3408D" w:rsidR="00D56A23" w:rsidRPr="00D56A23" w:rsidRDefault="00D56A23">
      <w:pPr>
        <w:pStyle w:val="ListParagraph"/>
        <w:numPr>
          <w:ilvl w:val="2"/>
          <w:numId w:val="9"/>
        </w:numPr>
        <w:rPr>
          <w:rFonts w:cstheme="minorHAnsi"/>
          <w:color w:val="000000" w:themeColor="text1"/>
          <w:sz w:val="22"/>
          <w:szCs w:val="22"/>
          <w:rPrChange w:id="359" w:author="Benedict, Jim" w:date="2020-05-22T10:46:00Z">
            <w:rPr>
              <w:rFonts w:ascii="Menlo" w:hAnsi="Menlo" w:cs="Menlo"/>
              <w:color w:val="000000" w:themeColor="text1"/>
              <w:sz w:val="22"/>
              <w:szCs w:val="22"/>
            </w:rPr>
          </w:rPrChange>
        </w:rPr>
        <w:pPrChange w:id="360" w:author="Benedict, Jim" w:date="2020-05-22T10:45:00Z">
          <w:pPr>
            <w:pStyle w:val="ListParagraph"/>
            <w:numPr>
              <w:ilvl w:val="1"/>
              <w:numId w:val="9"/>
            </w:numPr>
            <w:ind w:left="1440" w:hanging="360"/>
          </w:pPr>
        </w:pPrChange>
      </w:pPr>
      <w:commentRangeStart w:id="361"/>
      <w:ins w:id="362" w:author="Benedict, Jim" w:date="2020-05-22T10:45:00Z">
        <w:r w:rsidRPr="00D56A23">
          <w:rPr>
            <w:rFonts w:cstheme="minorHAnsi"/>
            <w:sz w:val="22"/>
            <w:szCs w:val="22"/>
          </w:rPr>
          <w:lastRenderedPageBreak/>
          <w:t>Note:</w:t>
        </w:r>
        <w:r w:rsidRPr="00D56A23">
          <w:rPr>
            <w:rFonts w:cstheme="minorHAnsi"/>
            <w:color w:val="000000" w:themeColor="text1"/>
            <w:sz w:val="22"/>
            <w:szCs w:val="22"/>
            <w:rPrChange w:id="363" w:author="Benedict, Jim" w:date="2020-05-22T10:46:00Z">
              <w:rPr>
                <w:rFonts w:ascii="Menlo" w:hAnsi="Menlo" w:cs="Menlo"/>
                <w:color w:val="000000" w:themeColor="text1"/>
                <w:sz w:val="22"/>
                <w:szCs w:val="22"/>
              </w:rPr>
            </w:rPrChange>
          </w:rPr>
          <w:t xml:space="preserve">  </w:t>
        </w:r>
      </w:ins>
      <w:ins w:id="364" w:author="Benedict, Jim" w:date="2020-05-22T10:47:00Z">
        <w:r>
          <w:rPr>
            <w:rFonts w:cstheme="minorHAnsi"/>
            <w:color w:val="000000" w:themeColor="text1"/>
            <w:sz w:val="22"/>
            <w:szCs w:val="22"/>
          </w:rPr>
          <w:t>To r</w:t>
        </w:r>
      </w:ins>
      <w:ins w:id="365" w:author="Benedict, Jim" w:date="2020-05-22T10:46:00Z">
        <w:r>
          <w:rPr>
            <w:rFonts w:cstheme="minorHAnsi"/>
            <w:color w:val="000000" w:themeColor="text1"/>
            <w:sz w:val="22"/>
            <w:szCs w:val="22"/>
          </w:rPr>
          <w:t>u</w:t>
        </w:r>
      </w:ins>
      <w:ins w:id="366" w:author="Benedict, Jim" w:date="2020-05-22T10:47:00Z">
        <w:r>
          <w:rPr>
            <w:rFonts w:cstheme="minorHAnsi"/>
            <w:color w:val="000000" w:themeColor="text1"/>
            <w:sz w:val="22"/>
            <w:szCs w:val="22"/>
          </w:rPr>
          <w:t>n the above command, u</w:t>
        </w:r>
      </w:ins>
      <w:ins w:id="367" w:author="Benedict, Jim" w:date="2020-05-22T10:46:00Z">
        <w:r>
          <w:rPr>
            <w:rFonts w:cstheme="minorHAnsi"/>
            <w:color w:val="000000" w:themeColor="text1"/>
            <w:sz w:val="22"/>
            <w:szCs w:val="22"/>
          </w:rPr>
          <w:t xml:space="preserve">sers will need to </w:t>
        </w:r>
      </w:ins>
      <w:ins w:id="368" w:author="Benedict, Jim" w:date="2020-05-22T10:48:00Z">
        <w:r>
          <w:rPr>
            <w:rFonts w:cstheme="minorHAnsi"/>
            <w:color w:val="000000" w:themeColor="text1"/>
            <w:sz w:val="22"/>
            <w:szCs w:val="22"/>
          </w:rPr>
          <w:t xml:space="preserve">(a) </w:t>
        </w:r>
      </w:ins>
      <w:ins w:id="369" w:author="Benedict, Jim" w:date="2020-05-22T10:46:00Z">
        <w:r>
          <w:rPr>
            <w:rFonts w:cstheme="minorHAnsi"/>
            <w:color w:val="000000" w:themeColor="text1"/>
            <w:sz w:val="22"/>
            <w:szCs w:val="22"/>
          </w:rPr>
          <w:t>have a CISL-provided project code</w:t>
        </w:r>
      </w:ins>
      <w:ins w:id="370" w:author="Benedict, Jim" w:date="2020-05-22T10:47:00Z">
        <w:r>
          <w:rPr>
            <w:rFonts w:cstheme="minorHAnsi"/>
            <w:color w:val="000000" w:themeColor="text1"/>
            <w:sz w:val="22"/>
            <w:szCs w:val="22"/>
          </w:rPr>
          <w:t xml:space="preserve"> (the same project number </w:t>
        </w:r>
      </w:ins>
      <w:ins w:id="371" w:author="Benedict, Jim" w:date="2020-05-22T10:48:00Z">
        <w:r>
          <w:rPr>
            <w:rFonts w:cstheme="minorHAnsi"/>
            <w:color w:val="000000" w:themeColor="text1"/>
            <w:sz w:val="22"/>
            <w:szCs w:val="22"/>
          </w:rPr>
          <w:t>being charged</w:t>
        </w:r>
      </w:ins>
      <w:ins w:id="372" w:author="Benedict, Jim" w:date="2020-05-22T10:47:00Z">
        <w:r>
          <w:rPr>
            <w:rFonts w:cstheme="minorHAnsi"/>
            <w:color w:val="000000" w:themeColor="text1"/>
            <w:sz w:val="22"/>
            <w:szCs w:val="22"/>
          </w:rPr>
          <w:t xml:space="preserve"> to make the simulation</w:t>
        </w:r>
      </w:ins>
      <w:ins w:id="373" w:author="Benedict, Jim" w:date="2020-05-22T10:48:00Z">
        <w:r>
          <w:rPr>
            <w:rFonts w:cstheme="minorHAnsi"/>
            <w:color w:val="000000" w:themeColor="text1"/>
            <w:sz w:val="22"/>
            <w:szCs w:val="22"/>
          </w:rPr>
          <w:t xml:space="preserve"> is fine) -and- (b) </w:t>
        </w:r>
      </w:ins>
      <w:ins w:id="374" w:author="Benedict, Jim" w:date="2020-05-22T10:51:00Z">
        <w:r>
          <w:rPr>
            <w:rFonts w:cstheme="minorHAnsi"/>
            <w:color w:val="000000" w:themeColor="text1"/>
            <w:sz w:val="22"/>
            <w:szCs w:val="22"/>
          </w:rPr>
          <w:t>ensure that</w:t>
        </w:r>
      </w:ins>
      <w:ins w:id="375" w:author="Benedict, Jim" w:date="2020-05-22T10:48:00Z">
        <w:r>
          <w:rPr>
            <w:rFonts w:cstheme="minorHAnsi"/>
            <w:color w:val="000000" w:themeColor="text1"/>
            <w:sz w:val="22"/>
            <w:szCs w:val="22"/>
          </w:rPr>
          <w:t xml:space="preserve"> environment variable PBS_ACCOUNT </w:t>
        </w:r>
      </w:ins>
      <w:ins w:id="376" w:author="Benedict, Jim" w:date="2020-05-22T10:52:00Z">
        <w:r>
          <w:rPr>
            <w:rFonts w:cstheme="minorHAnsi"/>
            <w:color w:val="000000" w:themeColor="text1"/>
            <w:sz w:val="22"/>
            <w:szCs w:val="22"/>
          </w:rPr>
          <w:t xml:space="preserve">is set </w:t>
        </w:r>
      </w:ins>
      <w:ins w:id="377" w:author="Benedict, Jim" w:date="2020-05-22T10:48:00Z">
        <w:r>
          <w:rPr>
            <w:rFonts w:cstheme="minorHAnsi"/>
            <w:color w:val="000000" w:themeColor="text1"/>
            <w:sz w:val="22"/>
            <w:szCs w:val="22"/>
          </w:rPr>
          <w:t xml:space="preserve">to </w:t>
        </w:r>
      </w:ins>
      <w:ins w:id="378" w:author="Benedict, Jim" w:date="2020-05-22T10:49:00Z">
        <w:r>
          <w:rPr>
            <w:rFonts w:cstheme="minorHAnsi"/>
            <w:color w:val="000000" w:themeColor="text1"/>
            <w:sz w:val="22"/>
            <w:szCs w:val="22"/>
          </w:rPr>
          <w:t>that project number.</w:t>
        </w:r>
      </w:ins>
      <w:commentRangeEnd w:id="361"/>
      <w:ins w:id="379" w:author="Benedict, Jim" w:date="2020-05-22T10:52:00Z">
        <w:r>
          <w:rPr>
            <w:rStyle w:val="CommentReference"/>
          </w:rPr>
          <w:commentReference w:id="361"/>
        </w:r>
      </w:ins>
    </w:p>
    <w:p w14:paraId="508959AD" w14:textId="2B126D50" w:rsidR="00A566F8" w:rsidRPr="002F70A0" w:rsidRDefault="00A566F8" w:rsidP="0024337B">
      <w:pPr>
        <w:pStyle w:val="ListParagraph"/>
        <w:numPr>
          <w:ilvl w:val="1"/>
          <w:numId w:val="9"/>
        </w:numPr>
        <w:rPr>
          <w:rFonts w:ascii="Menlo" w:hAnsi="Menlo" w:cs="Menlo"/>
          <w:color w:val="000000" w:themeColor="text1"/>
          <w:sz w:val="22"/>
          <w:szCs w:val="22"/>
        </w:rPr>
      </w:pPr>
      <w:r w:rsidRPr="002F70A0">
        <w:rPr>
          <w:rFonts w:ascii="Menlo" w:hAnsi="Menlo" w:cs="Menlo"/>
          <w:color w:val="000000" w:themeColor="text1"/>
          <w:sz w:val="22"/>
          <w:szCs w:val="22"/>
        </w:rPr>
        <w:t>./</w:t>
      </w:r>
      <w:proofErr w:type="spellStart"/>
      <w:r w:rsidRPr="002F70A0">
        <w:rPr>
          <w:rFonts w:ascii="Menlo" w:hAnsi="Menlo" w:cs="Menlo"/>
          <w:color w:val="000000" w:themeColor="text1"/>
          <w:sz w:val="22"/>
          <w:szCs w:val="22"/>
        </w:rPr>
        <w:t>case.submit</w:t>
      </w:r>
      <w:proofErr w:type="spellEnd"/>
    </w:p>
    <w:p w14:paraId="68C0427F" w14:textId="77777777" w:rsidR="00D16662" w:rsidRPr="00C548E6" w:rsidRDefault="00D16662" w:rsidP="0024337B">
      <w:pPr>
        <w:rPr>
          <w:sz w:val="22"/>
          <w:szCs w:val="22"/>
        </w:rPr>
      </w:pPr>
    </w:p>
    <w:p w14:paraId="2ED313F3" w14:textId="42AECD4A" w:rsidR="00945BA4" w:rsidRPr="008B1181" w:rsidRDefault="005706D5" w:rsidP="0024337B">
      <w:pPr>
        <w:rPr>
          <w:rFonts w:ascii="Times New Roman" w:hAnsi="Times New Roman" w:cs="Times New Roman"/>
          <w:i/>
          <w:iCs/>
        </w:rPr>
      </w:pPr>
      <w:r>
        <w:rPr>
          <w:b/>
          <w:bCs/>
          <w:color w:val="FF0000"/>
        </w:rPr>
        <w:br w:type="column"/>
      </w:r>
      <w:commentRangeStart w:id="380"/>
      <w:r w:rsidR="00F2244A" w:rsidRPr="008B1181">
        <w:rPr>
          <w:rFonts w:ascii="Times New Roman" w:hAnsi="Times New Roman" w:cs="Times New Roman"/>
          <w:i/>
          <w:iCs/>
          <w:sz w:val="28"/>
          <w:szCs w:val="28"/>
        </w:rPr>
        <w:lastRenderedPageBreak/>
        <w:t>Schematic for cloud-</w:t>
      </w:r>
      <w:commentRangeStart w:id="381"/>
      <w:r w:rsidR="00F2244A" w:rsidRPr="008B1181">
        <w:rPr>
          <w:rFonts w:ascii="Times New Roman" w:hAnsi="Times New Roman" w:cs="Times New Roman"/>
          <w:i/>
          <w:iCs/>
          <w:sz w:val="28"/>
          <w:szCs w:val="28"/>
        </w:rPr>
        <w:t>shuffling</w:t>
      </w:r>
      <w:commentRangeEnd w:id="380"/>
      <w:r w:rsidR="003E5C9B">
        <w:rPr>
          <w:rStyle w:val="CommentReference"/>
        </w:rPr>
        <w:commentReference w:id="380"/>
      </w:r>
      <w:commentRangeEnd w:id="381"/>
      <w:r w:rsidR="00096438">
        <w:rPr>
          <w:rStyle w:val="CommentReference"/>
        </w:rPr>
        <w:commentReference w:id="381"/>
      </w:r>
    </w:p>
    <w:p w14:paraId="49EDFBAA" w14:textId="50C272E8" w:rsidR="00837503" w:rsidRDefault="00031579" w:rsidP="0024337B">
      <w:r>
        <w:rPr>
          <w:noProof/>
        </w:rPr>
        <w:drawing>
          <wp:inline distT="0" distB="0" distL="0" distR="0" wp14:anchorId="4EBEFC95" wp14:editId="28EFC193">
            <wp:extent cx="7841894" cy="5698643"/>
            <wp:effectExtent l="476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shuffling_schematic.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863330" cy="5714220"/>
                    </a:xfrm>
                    <a:prstGeom prst="rect">
                      <a:avLst/>
                    </a:prstGeom>
                  </pic:spPr>
                </pic:pic>
              </a:graphicData>
            </a:graphic>
          </wp:inline>
        </w:drawing>
      </w:r>
    </w:p>
    <w:p w14:paraId="088BF3AF" w14:textId="46CE6C6C" w:rsidR="007B39C7" w:rsidRDefault="00031579" w:rsidP="007B39C7">
      <w:pPr>
        <w:rPr>
          <w:rFonts w:ascii="Times New Roman" w:hAnsi="Times New Roman" w:cs="Times New Roman"/>
          <w:sz w:val="32"/>
          <w:szCs w:val="32"/>
        </w:rPr>
      </w:pPr>
      <w:r>
        <w:rPr>
          <w:b/>
          <w:bCs/>
          <w:i/>
          <w:iCs/>
        </w:rPr>
        <w:br w:type="column"/>
      </w:r>
      <w:r w:rsidR="007B39C7" w:rsidRPr="00232A60">
        <w:rPr>
          <w:rFonts w:ascii="Times New Roman" w:hAnsi="Times New Roman" w:cs="Times New Roman"/>
          <w:color w:val="000000" w:themeColor="text1"/>
          <w:sz w:val="32"/>
          <w:szCs w:val="32"/>
        </w:rPr>
        <w:lastRenderedPageBreak/>
        <w:t xml:space="preserve">Step </w:t>
      </w:r>
      <w:r w:rsidR="00351839" w:rsidRPr="00232A60">
        <w:rPr>
          <w:rFonts w:ascii="Times New Roman" w:hAnsi="Times New Roman" w:cs="Times New Roman"/>
          <w:color w:val="000000" w:themeColor="text1"/>
          <w:sz w:val="32"/>
          <w:szCs w:val="32"/>
        </w:rPr>
        <w:t>3</w:t>
      </w:r>
      <w:r w:rsidR="007B39C7" w:rsidRPr="00232A60">
        <w:rPr>
          <w:rFonts w:ascii="Times New Roman" w:hAnsi="Times New Roman" w:cs="Times New Roman"/>
          <w:sz w:val="32"/>
          <w:szCs w:val="32"/>
        </w:rPr>
        <w:t>.</w:t>
      </w:r>
      <w:r w:rsidR="007B39C7" w:rsidRPr="00891AAD">
        <w:rPr>
          <w:rFonts w:ascii="Times New Roman" w:hAnsi="Times New Roman" w:cs="Times New Roman"/>
          <w:sz w:val="32"/>
          <w:szCs w:val="32"/>
        </w:rPr>
        <w:t xml:space="preserve"> Prep</w:t>
      </w:r>
      <w:r w:rsidR="00085837">
        <w:rPr>
          <w:rFonts w:ascii="Times New Roman" w:hAnsi="Times New Roman" w:cs="Times New Roman"/>
          <w:sz w:val="32"/>
          <w:szCs w:val="32"/>
        </w:rPr>
        <w:t xml:space="preserve"> the</w:t>
      </w:r>
      <w:r w:rsidR="007B39C7" w:rsidRPr="00891AAD">
        <w:rPr>
          <w:rFonts w:ascii="Times New Roman" w:hAnsi="Times New Roman" w:cs="Times New Roman"/>
          <w:sz w:val="32"/>
          <w:szCs w:val="32"/>
        </w:rPr>
        <w:t xml:space="preserve"> </w:t>
      </w:r>
      <w:r w:rsidR="00DB1BEB">
        <w:rPr>
          <w:rFonts w:ascii="Times New Roman" w:hAnsi="Times New Roman" w:cs="Times New Roman"/>
          <w:sz w:val="32"/>
          <w:szCs w:val="32"/>
        </w:rPr>
        <w:t xml:space="preserve">local </w:t>
      </w:r>
      <w:r w:rsidR="007B39C7" w:rsidRPr="00891AAD">
        <w:rPr>
          <w:rFonts w:ascii="Times New Roman" w:hAnsi="Times New Roman" w:cs="Times New Roman"/>
          <w:sz w:val="32"/>
          <w:szCs w:val="32"/>
        </w:rPr>
        <w:t xml:space="preserve">model sandbox so that </w:t>
      </w:r>
      <w:r w:rsidR="00166D75">
        <w:rPr>
          <w:rFonts w:ascii="Times New Roman" w:hAnsi="Times New Roman" w:cs="Times New Roman"/>
          <w:sz w:val="32"/>
          <w:szCs w:val="32"/>
        </w:rPr>
        <w:t>cloud locking</w:t>
      </w:r>
      <w:r w:rsidR="007B39C7" w:rsidRPr="00891AAD">
        <w:rPr>
          <w:rFonts w:ascii="Times New Roman" w:hAnsi="Times New Roman" w:cs="Times New Roman"/>
          <w:sz w:val="32"/>
          <w:szCs w:val="32"/>
        </w:rPr>
        <w:t xml:space="preserve"> scripts are executed </w:t>
      </w:r>
      <w:r w:rsidR="007B39C7">
        <w:rPr>
          <w:rFonts w:ascii="Times New Roman" w:hAnsi="Times New Roman" w:cs="Times New Roman"/>
          <w:sz w:val="32"/>
          <w:szCs w:val="32"/>
        </w:rPr>
        <w:t>during</w:t>
      </w:r>
      <w:r w:rsidR="007B39C7" w:rsidRPr="00891AAD">
        <w:rPr>
          <w:rFonts w:ascii="Times New Roman" w:hAnsi="Times New Roman" w:cs="Times New Roman"/>
          <w:sz w:val="32"/>
          <w:szCs w:val="32"/>
        </w:rPr>
        <w:t xml:space="preserve"> the cloud-locked simulation</w:t>
      </w:r>
    </w:p>
    <w:p w14:paraId="7C1022F7" w14:textId="77777777" w:rsidR="007B39C7" w:rsidRPr="00891AAD" w:rsidRDefault="007B39C7" w:rsidP="007B39C7">
      <w:pPr>
        <w:rPr>
          <w:rFonts w:ascii="Times New Roman" w:hAnsi="Times New Roman" w:cs="Times New Roman"/>
          <w:sz w:val="32"/>
          <w:szCs w:val="32"/>
        </w:rPr>
      </w:pPr>
    </w:p>
    <w:p w14:paraId="121A45E2" w14:textId="3E349A70" w:rsidR="007B39C7" w:rsidRPr="006010D7" w:rsidRDefault="007B39C7" w:rsidP="007B39C7">
      <w:pPr>
        <w:ind w:firstLine="720"/>
        <w:rPr>
          <w:b/>
          <w:bCs/>
          <w:i/>
          <w:iCs/>
        </w:rPr>
      </w:pPr>
      <w:r w:rsidRPr="006010D7">
        <w:rPr>
          <w:b/>
          <w:bCs/>
          <w:i/>
          <w:iCs/>
        </w:rPr>
        <w:t xml:space="preserve">* This step only has to be performed once per sandboxed CESM version. Users may skip this step when conducting future </w:t>
      </w:r>
      <w:r w:rsidR="00166D75">
        <w:rPr>
          <w:b/>
          <w:bCs/>
          <w:i/>
          <w:iCs/>
        </w:rPr>
        <w:t>cloud locking</w:t>
      </w:r>
      <w:r w:rsidRPr="006010D7">
        <w:rPr>
          <w:b/>
          <w:bCs/>
          <w:i/>
          <w:iCs/>
        </w:rPr>
        <w:t xml:space="preserve"> experiments with the same CESM sandbox version. If a user’s sandbox version is deleted, this step must be repeated.</w:t>
      </w:r>
    </w:p>
    <w:p w14:paraId="14F7B52A" w14:textId="77777777" w:rsidR="007B39C7" w:rsidRPr="006010D7" w:rsidRDefault="007B39C7" w:rsidP="007B39C7">
      <w:pPr>
        <w:rPr>
          <w:b/>
          <w:bCs/>
          <w:i/>
          <w:iCs/>
        </w:rPr>
      </w:pPr>
    </w:p>
    <w:p w14:paraId="7DEDB95C" w14:textId="77777777" w:rsidR="007B39C7" w:rsidRPr="006010D7" w:rsidRDefault="007B39C7" w:rsidP="007B39C7">
      <w:pPr>
        <w:rPr>
          <w:b/>
          <w:bCs/>
          <w:i/>
          <w:iCs/>
          <w:sz w:val="22"/>
          <w:szCs w:val="22"/>
        </w:rPr>
      </w:pPr>
      <w:r w:rsidRPr="006010D7">
        <w:rPr>
          <w:b/>
          <w:bCs/>
          <w:i/>
          <w:iCs/>
          <w:sz w:val="22"/>
          <w:szCs w:val="22"/>
        </w:rPr>
        <w:t>What is the function of these scripts?</w:t>
      </w:r>
    </w:p>
    <w:p w14:paraId="23ED0BF7" w14:textId="50154326" w:rsidR="007B39C7" w:rsidRPr="006010D7" w:rsidRDefault="007B39C7" w:rsidP="007B39C7">
      <w:pPr>
        <w:rPr>
          <w:sz w:val="22"/>
          <w:szCs w:val="22"/>
        </w:rPr>
      </w:pPr>
      <w:r w:rsidRPr="006010D7">
        <w:rPr>
          <w:sz w:val="22"/>
          <w:szCs w:val="22"/>
        </w:rPr>
        <w:t xml:space="preserve">Upon completion of a given year during the cloud-locked experiment, a </w:t>
      </w:r>
      <w:ins w:id="382" w:author="Benedict, Jim" w:date="2020-05-22T10:54:00Z">
        <w:r w:rsidR="00D03E2B">
          <w:rPr>
            <w:sz w:val="22"/>
            <w:szCs w:val="22"/>
          </w:rPr>
          <w:t xml:space="preserve">python </w:t>
        </w:r>
      </w:ins>
      <w:r w:rsidRPr="006010D7">
        <w:rPr>
          <w:sz w:val="22"/>
          <w:szCs w:val="22"/>
        </w:rPr>
        <w:t>batch script (“</w:t>
      </w:r>
      <w:proofErr w:type="spellStart"/>
      <w:r w:rsidRPr="00137A7B">
        <w:rPr>
          <w:rFonts w:ascii="Menlo" w:hAnsi="Menlo" w:cs="Menlo"/>
          <w:sz w:val="22"/>
          <w:szCs w:val="22"/>
        </w:rPr>
        <w:t>adjustCloudRun</w:t>
      </w:r>
      <w:proofErr w:type="spellEnd"/>
      <w:r w:rsidRPr="006010D7">
        <w:rPr>
          <w:sz w:val="22"/>
          <w:szCs w:val="22"/>
        </w:rPr>
        <w:t xml:space="preserve">”) is called that </w:t>
      </w:r>
      <w:del w:id="383" w:author="Benedict, Jim" w:date="2020-05-22T10:58:00Z">
        <w:r w:rsidRPr="006010D7" w:rsidDel="00D03E2B">
          <w:rPr>
            <w:sz w:val="22"/>
            <w:szCs w:val="22"/>
          </w:rPr>
          <w:delText>redefines symbolic links</w:delText>
        </w:r>
      </w:del>
      <w:ins w:id="384" w:author="Benedict, Jim" w:date="2020-05-22T10:58:00Z">
        <w:r w:rsidR="00D03E2B">
          <w:rPr>
            <w:sz w:val="22"/>
            <w:szCs w:val="22"/>
          </w:rPr>
          <w:t>pr</w:t>
        </w:r>
      </w:ins>
      <w:ins w:id="385" w:author="Benedict, Jim" w:date="2020-05-22T10:59:00Z">
        <w:r w:rsidR="00D03E2B">
          <w:rPr>
            <w:sz w:val="22"/>
            <w:szCs w:val="22"/>
          </w:rPr>
          <w:t>epares the prescribed cloud data</w:t>
        </w:r>
      </w:ins>
      <w:r w:rsidRPr="006010D7">
        <w:rPr>
          <w:sz w:val="22"/>
          <w:szCs w:val="22"/>
        </w:rPr>
        <w:t xml:space="preserve"> for the next year of simulation and, if desired, shuffles the cloud data into the “staging area”.</w:t>
      </w:r>
      <w:r>
        <w:rPr>
          <w:sz w:val="22"/>
          <w:szCs w:val="22"/>
        </w:rPr>
        <w:t xml:space="preserve"> It does so by calling an NCL script called </w:t>
      </w:r>
      <w:proofErr w:type="spellStart"/>
      <w:r w:rsidRPr="00137A7B">
        <w:rPr>
          <w:rFonts w:ascii="Menlo" w:hAnsi="Menlo" w:cs="Menlo"/>
          <w:sz w:val="22"/>
          <w:szCs w:val="22"/>
        </w:rPr>
        <w:t>sequenceCloudData.ncl</w:t>
      </w:r>
      <w:proofErr w:type="spellEnd"/>
      <w:r>
        <w:rPr>
          <w:sz w:val="22"/>
          <w:szCs w:val="22"/>
        </w:rPr>
        <w:t>.</w:t>
      </w:r>
    </w:p>
    <w:p w14:paraId="57F0BADA" w14:textId="77777777" w:rsidR="007B39C7" w:rsidRPr="006010D7" w:rsidRDefault="007B39C7" w:rsidP="007B39C7">
      <w:pPr>
        <w:ind w:left="720"/>
        <w:rPr>
          <w:sz w:val="22"/>
          <w:szCs w:val="22"/>
        </w:rPr>
      </w:pPr>
    </w:p>
    <w:p w14:paraId="493D18E8" w14:textId="5ABDF586" w:rsidR="007B39C7" w:rsidRPr="006010D7" w:rsidRDefault="007B39C7" w:rsidP="007B39C7">
      <w:pPr>
        <w:rPr>
          <w:sz w:val="22"/>
          <w:szCs w:val="22"/>
        </w:rPr>
      </w:pPr>
      <w:r w:rsidRPr="006010D7">
        <w:rPr>
          <w:sz w:val="22"/>
          <w:szCs w:val="22"/>
        </w:rPr>
        <w:t xml:space="preserve">If shuffling, </w:t>
      </w:r>
      <w:proofErr w:type="spellStart"/>
      <w:r w:rsidRPr="00137A7B">
        <w:rPr>
          <w:rFonts w:ascii="Menlo" w:hAnsi="Menlo" w:cs="Menlo"/>
          <w:sz w:val="22"/>
          <w:szCs w:val="22"/>
        </w:rPr>
        <w:t>sequenceCloudData.ncl</w:t>
      </w:r>
      <w:proofErr w:type="spellEnd"/>
      <w:r w:rsidRPr="006010D7">
        <w:rPr>
          <w:sz w:val="22"/>
          <w:szCs w:val="22"/>
        </w:rPr>
        <w:t xml:space="preserve"> randomly sequences prescribed cloud fields immediately after the completion of </w:t>
      </w:r>
      <w:r>
        <w:rPr>
          <w:sz w:val="22"/>
          <w:szCs w:val="22"/>
        </w:rPr>
        <w:t>the</w:t>
      </w:r>
      <w:r w:rsidRPr="006010D7">
        <w:rPr>
          <w:sz w:val="22"/>
          <w:szCs w:val="22"/>
        </w:rPr>
        <w:t xml:space="preserve"> CESM batch job</w:t>
      </w:r>
      <w:r>
        <w:rPr>
          <w:sz w:val="22"/>
          <w:szCs w:val="22"/>
        </w:rPr>
        <w:t>, i.e., 1 year of</w:t>
      </w:r>
      <w:r w:rsidRPr="006010D7">
        <w:rPr>
          <w:sz w:val="22"/>
          <w:szCs w:val="22"/>
        </w:rPr>
        <w:t xml:space="preserve"> </w:t>
      </w:r>
      <w:r w:rsidR="00166D75">
        <w:rPr>
          <w:sz w:val="22"/>
          <w:szCs w:val="22"/>
        </w:rPr>
        <w:t>cloud locking</w:t>
      </w:r>
      <w:r w:rsidRPr="006010D7">
        <w:rPr>
          <w:sz w:val="22"/>
          <w:szCs w:val="22"/>
        </w:rPr>
        <w:t xml:space="preserve"> simulation.  This "post-run" python script is not parallelized and requires over 1 hour of run time on a single Cheyenne </w:t>
      </w:r>
      <w:del w:id="386" w:author="Benedict, Jim" w:date="2020-06-03T16:37:00Z">
        <w:r w:rsidRPr="006010D7" w:rsidDel="009E0C2B">
          <w:rPr>
            <w:sz w:val="22"/>
            <w:szCs w:val="22"/>
          </w:rPr>
          <w:delText xml:space="preserve">login </w:delText>
        </w:r>
      </w:del>
      <w:r w:rsidRPr="006010D7">
        <w:rPr>
          <w:sz w:val="22"/>
          <w:szCs w:val="22"/>
        </w:rPr>
        <w:t>node.</w:t>
      </w:r>
    </w:p>
    <w:p w14:paraId="47F162B5" w14:textId="77777777" w:rsidR="007B39C7" w:rsidRPr="006010D7" w:rsidRDefault="007B39C7" w:rsidP="007B39C7">
      <w:pPr>
        <w:rPr>
          <w:sz w:val="22"/>
          <w:szCs w:val="22"/>
        </w:rPr>
      </w:pPr>
    </w:p>
    <w:p w14:paraId="12649F36" w14:textId="7DE0DB2B" w:rsidR="007B39C7" w:rsidRPr="006010D7" w:rsidRDefault="007B39C7" w:rsidP="007B39C7">
      <w:pPr>
        <w:rPr>
          <w:sz w:val="22"/>
          <w:szCs w:val="22"/>
        </w:rPr>
      </w:pPr>
      <w:r w:rsidRPr="006010D7">
        <w:rPr>
          <w:sz w:val="22"/>
          <w:szCs w:val="22"/>
        </w:rPr>
        <w:t xml:space="preserve">If the user decides to </w:t>
      </w:r>
      <w:r w:rsidR="00DA7A0D" w:rsidRPr="006010D7">
        <w:rPr>
          <w:sz w:val="22"/>
          <w:szCs w:val="22"/>
        </w:rPr>
        <w:t>prescribe</w:t>
      </w:r>
      <w:r w:rsidRPr="006010D7">
        <w:rPr>
          <w:sz w:val="22"/>
          <w:szCs w:val="22"/>
        </w:rPr>
        <w:t xml:space="preserve"> clouds in sequence, this script will simply redefine the dates </w:t>
      </w:r>
      <w:del w:id="387" w:author="Benedict, Jim" w:date="2020-06-03T16:38:00Z">
        <w:r w:rsidRPr="006010D7" w:rsidDel="009E0C2B">
          <w:rPr>
            <w:sz w:val="22"/>
            <w:szCs w:val="22"/>
          </w:rPr>
          <w:delText xml:space="preserve">of </w:delText>
        </w:r>
      </w:del>
      <w:ins w:id="388" w:author="Benedict, Jim" w:date="2020-06-03T16:38:00Z">
        <w:r w:rsidR="009E0C2B">
          <w:rPr>
            <w:sz w:val="22"/>
            <w:szCs w:val="22"/>
          </w:rPr>
          <w:t>within</w:t>
        </w:r>
        <w:r w:rsidR="009E0C2B" w:rsidRPr="006010D7">
          <w:rPr>
            <w:sz w:val="22"/>
            <w:szCs w:val="22"/>
          </w:rPr>
          <w:t xml:space="preserve"> </w:t>
        </w:r>
      </w:ins>
      <w:r w:rsidRPr="006010D7">
        <w:rPr>
          <w:sz w:val="22"/>
          <w:szCs w:val="22"/>
        </w:rPr>
        <w:t xml:space="preserve">the </w:t>
      </w:r>
      <w:ins w:id="389" w:author="Benedict, Jim" w:date="2020-06-03T16:38:00Z">
        <w:r w:rsidR="009E0C2B">
          <w:rPr>
            <w:sz w:val="22"/>
            <w:szCs w:val="22"/>
          </w:rPr>
          <w:t>prescribed-</w:t>
        </w:r>
      </w:ins>
      <w:r w:rsidRPr="006010D7">
        <w:rPr>
          <w:sz w:val="22"/>
          <w:szCs w:val="22"/>
        </w:rPr>
        <w:t>cloud</w:t>
      </w:r>
      <w:ins w:id="390" w:author="Benedict, Jim" w:date="2020-06-03T16:38:00Z">
        <w:r w:rsidR="009E0C2B">
          <w:rPr>
            <w:sz w:val="22"/>
            <w:szCs w:val="22"/>
          </w:rPr>
          <w:t xml:space="preserve"> files</w:t>
        </w:r>
      </w:ins>
      <w:del w:id="391" w:author="Benedict, Jim" w:date="2020-06-03T16:38:00Z">
        <w:r w:rsidRPr="006010D7" w:rsidDel="009E0C2B">
          <w:rPr>
            <w:sz w:val="22"/>
            <w:szCs w:val="22"/>
          </w:rPr>
          <w:delText>s</w:delText>
        </w:r>
      </w:del>
      <w:r w:rsidRPr="006010D7">
        <w:rPr>
          <w:sz w:val="22"/>
          <w:szCs w:val="22"/>
        </w:rPr>
        <w:t xml:space="preserve"> in the staging area such that they contain the date corresponding to the upcoming year in the simulation.</w:t>
      </w:r>
    </w:p>
    <w:p w14:paraId="393C8BD9" w14:textId="77777777" w:rsidR="007B39C7" w:rsidRPr="006010D7" w:rsidRDefault="007B39C7" w:rsidP="007B39C7">
      <w:pPr>
        <w:rPr>
          <w:sz w:val="22"/>
          <w:szCs w:val="22"/>
        </w:rPr>
      </w:pPr>
    </w:p>
    <w:p w14:paraId="62CDC445" w14:textId="3864A655" w:rsidR="007B39C7" w:rsidRPr="006010D7" w:rsidRDefault="007B39C7" w:rsidP="007B39C7">
      <w:pPr>
        <w:rPr>
          <w:sz w:val="22"/>
          <w:szCs w:val="22"/>
        </w:rPr>
      </w:pPr>
      <w:r w:rsidRPr="006010D7">
        <w:rPr>
          <w:sz w:val="22"/>
          <w:szCs w:val="22"/>
        </w:rPr>
        <w:t>Because the post-run script handles the resubmission of subsequent CESM batch jobs, the next CESM batch job will not be submitted until the post-run script successfully completes.  This post-run script setup is modeled after the short-term archive script used to organize CESM output.  Special thanks to Jim Edwards of NCAR's software engineering group!</w:t>
      </w:r>
    </w:p>
    <w:p w14:paraId="0AEF6D00" w14:textId="77777777" w:rsidR="007B39C7" w:rsidRPr="00F51C7A" w:rsidRDefault="007B39C7" w:rsidP="007B39C7">
      <w:pPr>
        <w:rPr>
          <w:rFonts w:ascii="Calibri" w:hAnsi="Calibri"/>
          <w:b/>
          <w:bCs/>
          <w:sz w:val="22"/>
          <w:szCs w:val="22"/>
        </w:rPr>
      </w:pPr>
    </w:p>
    <w:p w14:paraId="1E355BFD" w14:textId="77777777" w:rsidR="007B39C7" w:rsidRPr="00F51C7A" w:rsidRDefault="007B39C7" w:rsidP="007B39C7">
      <w:pPr>
        <w:ind w:left="720"/>
        <w:rPr>
          <w:rFonts w:ascii="Calibri" w:eastAsia="Times New Roman" w:hAnsi="Calibri" w:cs="Times New Roman"/>
          <w:sz w:val="22"/>
          <w:szCs w:val="22"/>
        </w:rPr>
      </w:pPr>
      <w:r w:rsidRPr="00F51C7A">
        <w:rPr>
          <w:rFonts w:ascii="Calibri" w:eastAsia="Times New Roman" w:hAnsi="Calibri" w:cs="Arial"/>
          <w:color w:val="000000"/>
          <w:sz w:val="22"/>
          <w:szCs w:val="22"/>
        </w:rPr>
        <w:t>The required steps to set up the post-run script in "batch" mode are:</w:t>
      </w:r>
    </w:p>
    <w:p w14:paraId="0016BB3A" w14:textId="77777777" w:rsidR="007B39C7" w:rsidRPr="00F51C7A" w:rsidRDefault="007B39C7" w:rsidP="007B39C7">
      <w:pPr>
        <w:rPr>
          <w:rFonts w:ascii="Calibri" w:eastAsia="Times New Roman" w:hAnsi="Calibri" w:cs="Times New Roman"/>
          <w:sz w:val="22"/>
          <w:szCs w:val="22"/>
        </w:rPr>
      </w:pPr>
    </w:p>
    <w:p w14:paraId="1338C739" w14:textId="27178143" w:rsidR="00CD0434" w:rsidRDefault="007B39C7" w:rsidP="00CD0434">
      <w:pPr>
        <w:numPr>
          <w:ilvl w:val="0"/>
          <w:numId w:val="13"/>
        </w:numPr>
        <w:textAlignment w:val="baseline"/>
        <w:rPr>
          <w:rFonts w:eastAsia="Times New Roman" w:cstheme="minorHAnsi"/>
          <w:color w:val="000000"/>
          <w:sz w:val="22"/>
          <w:szCs w:val="22"/>
        </w:rPr>
      </w:pPr>
      <w:r w:rsidRPr="006010D7">
        <w:rPr>
          <w:rFonts w:eastAsia="Times New Roman" w:cstheme="minorHAnsi"/>
          <w:b/>
          <w:bCs/>
          <w:color w:val="000000"/>
          <w:sz w:val="22"/>
          <w:szCs w:val="22"/>
        </w:rPr>
        <w:t xml:space="preserve">Define a FINAL version of the post-run python script, </w:t>
      </w:r>
      <w:proofErr w:type="spellStart"/>
      <w:r w:rsidRPr="00114271">
        <w:rPr>
          <w:rFonts w:ascii="Menlo" w:eastAsia="Times New Roman" w:hAnsi="Menlo" w:cs="Menlo"/>
          <w:b/>
          <w:bCs/>
          <w:color w:val="000000"/>
          <w:sz w:val="22"/>
          <w:szCs w:val="22"/>
        </w:rPr>
        <w:t>adjustCloudData</w:t>
      </w:r>
      <w:proofErr w:type="spellEnd"/>
      <w:r w:rsidRPr="006010D7">
        <w:rPr>
          <w:rFonts w:eastAsia="Times New Roman" w:cstheme="minorHAnsi"/>
          <w:b/>
          <w:bCs/>
          <w:color w:val="000000"/>
          <w:sz w:val="22"/>
          <w:szCs w:val="22"/>
        </w:rPr>
        <w:t xml:space="preserve">. </w:t>
      </w:r>
      <w:r w:rsidR="0056612F">
        <w:rPr>
          <w:rFonts w:eastAsia="Times New Roman" w:cstheme="minorHAnsi"/>
          <w:color w:val="000000"/>
          <w:sz w:val="22"/>
          <w:szCs w:val="22"/>
        </w:rPr>
        <w:t xml:space="preserve">This script directs the model to run the </w:t>
      </w:r>
      <w:proofErr w:type="spellStart"/>
      <w:r w:rsidR="0056612F" w:rsidRPr="00164D80">
        <w:rPr>
          <w:rFonts w:ascii="Menlo" w:eastAsia="Times New Roman" w:hAnsi="Menlo" w:cs="Menlo"/>
          <w:color w:val="000000"/>
          <w:sz w:val="22"/>
          <w:szCs w:val="22"/>
        </w:rPr>
        <w:t>sequenceCloudData.ncl</w:t>
      </w:r>
      <w:proofErr w:type="spellEnd"/>
      <w:r w:rsidR="0056612F">
        <w:rPr>
          <w:rFonts w:eastAsia="Times New Roman" w:cs="Menlo"/>
          <w:color w:val="000000"/>
          <w:sz w:val="22"/>
          <w:szCs w:val="22"/>
        </w:rPr>
        <w:t xml:space="preserve"> script, which prepares the </w:t>
      </w:r>
      <w:ins w:id="392" w:author="Benedict, Jim" w:date="2020-06-03T16:40:00Z">
        <w:r w:rsidR="009E0C2B">
          <w:rPr>
            <w:rFonts w:eastAsia="Times New Roman" w:cs="Menlo"/>
            <w:color w:val="000000"/>
            <w:sz w:val="22"/>
            <w:szCs w:val="22"/>
          </w:rPr>
          <w:t xml:space="preserve">staged </w:t>
        </w:r>
      </w:ins>
      <w:r w:rsidR="0056612F">
        <w:rPr>
          <w:rFonts w:eastAsia="Times New Roman" w:cs="Menlo"/>
          <w:color w:val="000000"/>
          <w:sz w:val="22"/>
          <w:szCs w:val="22"/>
        </w:rPr>
        <w:t>cloud</w:t>
      </w:r>
      <w:ins w:id="393" w:author="Benedict, Jim" w:date="2020-06-03T16:40:00Z">
        <w:r w:rsidR="009E0C2B">
          <w:rPr>
            <w:rFonts w:eastAsia="Times New Roman" w:cs="Menlo"/>
            <w:color w:val="000000"/>
            <w:sz w:val="22"/>
            <w:szCs w:val="22"/>
          </w:rPr>
          <w:t xml:space="preserve"> files</w:t>
        </w:r>
      </w:ins>
      <w:del w:id="394" w:author="Benedict, Jim" w:date="2020-06-03T16:40:00Z">
        <w:r w:rsidR="0056612F" w:rsidDel="009E0C2B">
          <w:rPr>
            <w:rFonts w:eastAsia="Times New Roman" w:cs="Menlo"/>
            <w:color w:val="000000"/>
            <w:sz w:val="22"/>
            <w:szCs w:val="22"/>
          </w:rPr>
          <w:delText>s</w:delText>
        </w:r>
      </w:del>
      <w:r w:rsidR="0056612F">
        <w:rPr>
          <w:rFonts w:eastAsia="Times New Roman" w:cs="Menlo"/>
          <w:color w:val="000000"/>
          <w:sz w:val="22"/>
          <w:szCs w:val="22"/>
        </w:rPr>
        <w:t xml:space="preserve"> for the next </w:t>
      </w:r>
      <w:del w:id="395" w:author="Benedict, Jim" w:date="2020-06-03T16:40:00Z">
        <w:r w:rsidR="0056612F" w:rsidDel="009E0C2B">
          <w:rPr>
            <w:rFonts w:eastAsia="Times New Roman" w:cs="Menlo"/>
            <w:color w:val="000000"/>
            <w:sz w:val="22"/>
            <w:szCs w:val="22"/>
          </w:rPr>
          <w:delText xml:space="preserve">cloud-locking </w:delText>
        </w:r>
      </w:del>
      <w:ins w:id="396" w:author="Benedict, Jim" w:date="2020-06-03T16:40:00Z">
        <w:r w:rsidR="009E0C2B">
          <w:rPr>
            <w:rFonts w:eastAsia="Times New Roman" w:cs="Menlo"/>
            <w:color w:val="000000"/>
            <w:sz w:val="22"/>
            <w:szCs w:val="22"/>
          </w:rPr>
          <w:t xml:space="preserve">simulation </w:t>
        </w:r>
      </w:ins>
      <w:r w:rsidR="0056612F">
        <w:rPr>
          <w:rFonts w:eastAsia="Times New Roman" w:cs="Menlo"/>
          <w:color w:val="000000"/>
          <w:sz w:val="22"/>
          <w:szCs w:val="22"/>
        </w:rPr>
        <w:t>year.</w:t>
      </w:r>
      <w:r w:rsidR="0056612F">
        <w:rPr>
          <w:rFonts w:eastAsia="Times New Roman" w:cstheme="minorHAnsi"/>
          <w:color w:val="000000"/>
          <w:sz w:val="22"/>
          <w:szCs w:val="22"/>
        </w:rPr>
        <w:t xml:space="preserve">  </w:t>
      </w:r>
      <w:r w:rsidR="00164D80">
        <w:rPr>
          <w:rFonts w:eastAsia="Times New Roman" w:cstheme="minorHAnsi"/>
          <w:color w:val="000000"/>
          <w:sz w:val="22"/>
          <w:szCs w:val="22"/>
        </w:rPr>
        <w:t xml:space="preserve">It is recommended that the user retain </w:t>
      </w:r>
      <w:r w:rsidR="00225D01">
        <w:rPr>
          <w:rFonts w:eastAsia="Times New Roman" w:cstheme="minorHAnsi"/>
          <w:color w:val="000000"/>
          <w:sz w:val="22"/>
          <w:szCs w:val="22"/>
        </w:rPr>
        <w:t>a</w:t>
      </w:r>
      <w:r w:rsidR="00164D80">
        <w:rPr>
          <w:rFonts w:eastAsia="Times New Roman" w:cstheme="minorHAnsi"/>
          <w:color w:val="000000"/>
          <w:sz w:val="22"/>
          <w:szCs w:val="22"/>
        </w:rPr>
        <w:t xml:space="preserve"> copy</w:t>
      </w:r>
      <w:r w:rsidR="00225D01">
        <w:rPr>
          <w:rFonts w:eastAsia="Times New Roman" w:cstheme="minorHAnsi"/>
          <w:color w:val="000000"/>
          <w:sz w:val="22"/>
          <w:szCs w:val="22"/>
        </w:rPr>
        <w:t xml:space="preserve"> of this script</w:t>
      </w:r>
      <w:r w:rsidR="00164D80">
        <w:rPr>
          <w:rFonts w:eastAsia="Times New Roman" w:cstheme="minorHAnsi"/>
          <w:color w:val="000000"/>
          <w:sz w:val="22"/>
          <w:szCs w:val="22"/>
        </w:rPr>
        <w:t xml:space="preserve"> in a local directory. The final version should contain the user-defined path to the </w:t>
      </w:r>
      <w:proofErr w:type="spellStart"/>
      <w:r w:rsidR="00164D80" w:rsidRPr="00164D80">
        <w:rPr>
          <w:rFonts w:ascii="Menlo" w:eastAsia="Times New Roman" w:hAnsi="Menlo" w:cs="Menlo"/>
          <w:color w:val="000000"/>
          <w:sz w:val="22"/>
          <w:szCs w:val="22"/>
        </w:rPr>
        <w:t>sequenceCloudData.ncl</w:t>
      </w:r>
      <w:proofErr w:type="spellEnd"/>
      <w:r w:rsidR="00164D80">
        <w:rPr>
          <w:rFonts w:eastAsia="Times New Roman" w:cstheme="minorHAnsi"/>
          <w:color w:val="000000"/>
          <w:sz w:val="22"/>
          <w:szCs w:val="22"/>
        </w:rPr>
        <w:t xml:space="preserve"> script. </w:t>
      </w:r>
      <w:r w:rsidRPr="006010D7">
        <w:rPr>
          <w:rFonts w:eastAsia="Times New Roman" w:cstheme="minorHAnsi"/>
          <w:color w:val="000000"/>
          <w:sz w:val="22"/>
          <w:szCs w:val="22"/>
        </w:rPr>
        <w:t>The suffix “.</w:t>
      </w:r>
      <w:proofErr w:type="spellStart"/>
      <w:r w:rsidRPr="006010D7">
        <w:rPr>
          <w:rFonts w:eastAsia="Times New Roman" w:cstheme="minorHAnsi"/>
          <w:color w:val="000000"/>
          <w:sz w:val="22"/>
          <w:szCs w:val="22"/>
        </w:rPr>
        <w:t>py</w:t>
      </w:r>
      <w:proofErr w:type="spellEnd"/>
      <w:r w:rsidRPr="006010D7">
        <w:rPr>
          <w:rFonts w:eastAsia="Times New Roman" w:cstheme="minorHAnsi"/>
          <w:color w:val="000000"/>
          <w:sz w:val="22"/>
          <w:szCs w:val="22"/>
        </w:rPr>
        <w:t xml:space="preserve">” </w:t>
      </w:r>
      <w:r w:rsidR="00164D80">
        <w:rPr>
          <w:rFonts w:eastAsia="Times New Roman" w:cstheme="minorHAnsi"/>
          <w:color w:val="000000"/>
          <w:sz w:val="22"/>
          <w:szCs w:val="22"/>
        </w:rPr>
        <w:t xml:space="preserve">of </w:t>
      </w:r>
      <w:proofErr w:type="spellStart"/>
      <w:r w:rsidR="00164D80" w:rsidRPr="00164D80">
        <w:rPr>
          <w:rFonts w:ascii="Menlo" w:eastAsia="Times New Roman" w:hAnsi="Menlo" w:cs="Menlo"/>
          <w:color w:val="000000"/>
          <w:sz w:val="22"/>
          <w:szCs w:val="22"/>
        </w:rPr>
        <w:t>adjustCloudData</w:t>
      </w:r>
      <w:proofErr w:type="spellEnd"/>
      <w:r w:rsidR="00164D80" w:rsidRPr="006010D7">
        <w:rPr>
          <w:rFonts w:eastAsia="Times New Roman" w:cstheme="minorHAnsi"/>
          <w:color w:val="000000"/>
          <w:sz w:val="22"/>
          <w:szCs w:val="22"/>
        </w:rPr>
        <w:t xml:space="preserve"> </w:t>
      </w:r>
      <w:r w:rsidRPr="006010D7">
        <w:rPr>
          <w:rFonts w:eastAsia="Times New Roman" w:cstheme="minorHAnsi"/>
          <w:color w:val="000000"/>
          <w:sz w:val="22"/>
          <w:szCs w:val="22"/>
        </w:rPr>
        <w:t>should not be included, per instructions from CESM software engineers. This script already includes some lines required for a batch job submission to Cheyenne. The main tasks of the script should reside in a python function, not the main program.</w:t>
      </w:r>
    </w:p>
    <w:p w14:paraId="7C39E3F4" w14:textId="77777777" w:rsidR="007B39C7" w:rsidRPr="006010D7" w:rsidRDefault="007B39C7" w:rsidP="007B39C7">
      <w:pPr>
        <w:ind w:left="720"/>
        <w:textAlignment w:val="baseline"/>
        <w:rPr>
          <w:rFonts w:ascii="Arial" w:eastAsia="Times New Roman" w:hAnsi="Arial" w:cs="Arial"/>
          <w:color w:val="000000"/>
          <w:sz w:val="22"/>
          <w:szCs w:val="22"/>
        </w:rPr>
      </w:pPr>
    </w:p>
    <w:p w14:paraId="53EB0756" w14:textId="76794C9E" w:rsidR="007B39C7" w:rsidRPr="0072265D" w:rsidRDefault="007B39C7" w:rsidP="007B39C7">
      <w:pPr>
        <w:numPr>
          <w:ilvl w:val="0"/>
          <w:numId w:val="13"/>
        </w:numPr>
        <w:textAlignment w:val="baseline"/>
        <w:rPr>
          <w:rFonts w:ascii="Arial" w:eastAsia="Times New Roman" w:hAnsi="Arial" w:cs="Arial"/>
          <w:color w:val="000000"/>
          <w:sz w:val="22"/>
          <w:szCs w:val="22"/>
        </w:rPr>
      </w:pPr>
      <w:r w:rsidRPr="006010D7">
        <w:rPr>
          <w:rFonts w:eastAsia="Times New Roman" w:cstheme="minorHAnsi"/>
          <w:b/>
          <w:bCs/>
          <w:color w:val="000000"/>
          <w:sz w:val="22"/>
          <w:szCs w:val="22"/>
        </w:rPr>
        <w:t>Copy FINAL version of post-run python script to "template" file.</w:t>
      </w:r>
      <w:r w:rsidRPr="006010D7">
        <w:rPr>
          <w:rFonts w:eastAsia="Times New Roman" w:cstheme="minorHAnsi"/>
          <w:color w:val="000000"/>
          <w:sz w:val="22"/>
          <w:szCs w:val="22"/>
        </w:rPr>
        <w:t xml:space="preserve">  </w:t>
      </w:r>
      <w:r w:rsidR="008F28F4">
        <w:rPr>
          <w:rFonts w:eastAsia="Times New Roman" w:cstheme="minorHAnsi"/>
          <w:color w:val="000000"/>
          <w:sz w:val="22"/>
          <w:szCs w:val="22"/>
        </w:rPr>
        <w:t xml:space="preserve">Once #1 above is complete, the </w:t>
      </w:r>
      <w:proofErr w:type="spellStart"/>
      <w:r w:rsidR="008F28F4" w:rsidRPr="00082B8A">
        <w:rPr>
          <w:rFonts w:ascii="Menlo" w:eastAsia="Times New Roman" w:hAnsi="Menlo" w:cs="Menlo"/>
          <w:color w:val="000000"/>
          <w:sz w:val="22"/>
          <w:szCs w:val="22"/>
        </w:rPr>
        <w:t>adjustCloudData</w:t>
      </w:r>
      <w:proofErr w:type="spellEnd"/>
      <w:r w:rsidR="008F28F4">
        <w:rPr>
          <w:rFonts w:eastAsia="Times New Roman" w:cstheme="minorHAnsi"/>
          <w:color w:val="000000"/>
          <w:sz w:val="22"/>
          <w:szCs w:val="22"/>
        </w:rPr>
        <w:t xml:space="preserve"> script needs to be copied to a specific “template” file</w:t>
      </w:r>
      <w:r w:rsidR="002D3C3F">
        <w:rPr>
          <w:rFonts w:eastAsia="Times New Roman" w:cstheme="minorHAnsi"/>
          <w:color w:val="000000"/>
          <w:sz w:val="22"/>
          <w:szCs w:val="22"/>
        </w:rPr>
        <w:t xml:space="preserve"> (below)</w:t>
      </w:r>
      <w:r w:rsidR="008F28F4">
        <w:rPr>
          <w:rFonts w:eastAsia="Times New Roman" w:cstheme="minorHAnsi"/>
          <w:color w:val="000000"/>
          <w:sz w:val="22"/>
          <w:szCs w:val="22"/>
        </w:rPr>
        <w:t xml:space="preserve"> accessible by the model so that </w:t>
      </w:r>
      <w:r w:rsidR="002D3C3F">
        <w:rPr>
          <w:rFonts w:eastAsia="Times New Roman" w:cstheme="minorHAnsi"/>
          <w:color w:val="000000"/>
          <w:sz w:val="22"/>
          <w:szCs w:val="22"/>
        </w:rPr>
        <w:t>the script</w:t>
      </w:r>
      <w:r w:rsidR="008F28F4">
        <w:rPr>
          <w:rFonts w:eastAsia="Times New Roman" w:cstheme="minorHAnsi"/>
          <w:color w:val="000000"/>
          <w:sz w:val="22"/>
          <w:szCs w:val="22"/>
        </w:rPr>
        <w:t xml:space="preserve"> will be executed upon model completion. </w:t>
      </w:r>
      <w:r w:rsidRPr="006010D7">
        <w:rPr>
          <w:rFonts w:eastAsia="Times New Roman" w:cstheme="minorHAnsi"/>
          <w:color w:val="000000"/>
          <w:sz w:val="22"/>
          <w:szCs w:val="22"/>
        </w:rPr>
        <w:t xml:space="preserve">The user must create a "template" version of the post-run script and save it in a new file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proofErr w:type="spellStart"/>
      <w:r w:rsidRPr="00114271">
        <w:rPr>
          <w:rFonts w:ascii="Menlo" w:eastAsia="Times New Roman" w:hAnsi="Menlo" w:cs="Menlo"/>
          <w:color w:val="000000"/>
          <w:sz w:val="22"/>
          <w:szCs w:val="22"/>
        </w:rPr>
        <w:t>template.adjustCloudData</w:t>
      </w:r>
      <w:proofErr w:type="spellEnd"/>
      <w:r w:rsidRPr="006010D7">
        <w:rPr>
          <w:rFonts w:eastAsia="Times New Roman" w:cstheme="minorHAnsi"/>
          <w:color w:val="000000"/>
          <w:sz w:val="22"/>
          <w:szCs w:val="22"/>
        </w:rPr>
        <w:t>. This template file must include some "batch system directives" (again, for proper sharing of information between CESM and the external post-run script). Specifically, the following lines should be included beginning on the second line of the post-run script:</w:t>
      </w:r>
    </w:p>
    <w:p w14:paraId="772EC8E8" w14:textId="77777777" w:rsidR="0072265D" w:rsidRDefault="0072265D" w:rsidP="007B39C7">
      <w:pPr>
        <w:ind w:left="720"/>
        <w:textAlignment w:val="baseline"/>
        <w:rPr>
          <w:rFonts w:ascii="Menlo" w:eastAsia="Times New Roman" w:hAnsi="Menlo" w:cs="Menlo"/>
          <w:color w:val="000000"/>
          <w:sz w:val="22"/>
          <w:szCs w:val="22"/>
        </w:rPr>
      </w:pPr>
    </w:p>
    <w:p w14:paraId="7A855411" w14:textId="6B820CB7" w:rsidR="007B39C7" w:rsidRPr="00114271" w:rsidRDefault="007B39C7" w:rsidP="007B39C7">
      <w:pPr>
        <w:ind w:left="720"/>
        <w:textAlignment w:val="baseline"/>
        <w:rPr>
          <w:rFonts w:ascii="Menlo" w:eastAsia="Times New Roman" w:hAnsi="Menlo" w:cs="Menlo"/>
          <w:color w:val="000000"/>
          <w:sz w:val="22"/>
          <w:szCs w:val="22"/>
        </w:rPr>
      </w:pPr>
      <w:r w:rsidRPr="00114271">
        <w:rPr>
          <w:rFonts w:ascii="Menlo" w:eastAsia="Times New Roman" w:hAnsi="Menlo" w:cs="Menlo"/>
          <w:color w:val="000000"/>
          <w:sz w:val="22"/>
          <w:szCs w:val="22"/>
        </w:rPr>
        <w:lastRenderedPageBreak/>
        <w:t># Batch system directives</w:t>
      </w:r>
      <w:r w:rsidRPr="00114271">
        <w:rPr>
          <w:rFonts w:ascii="Menlo" w:eastAsia="Times New Roman" w:hAnsi="Menlo" w:cs="Menlo"/>
          <w:color w:val="000000"/>
          <w:sz w:val="22"/>
          <w:szCs w:val="22"/>
        </w:rPr>
        <w:br/>
      </w:r>
      <w:proofErr w:type="gramStart"/>
      <w:r w:rsidRPr="00114271">
        <w:rPr>
          <w:rFonts w:ascii="Menlo" w:eastAsia="Times New Roman" w:hAnsi="Menlo" w:cs="Menlo"/>
          <w:color w:val="000000"/>
          <w:sz w:val="22"/>
          <w:szCs w:val="22"/>
        </w:rPr>
        <w:t xml:space="preserve">{{ </w:t>
      </w:r>
      <w:proofErr w:type="spellStart"/>
      <w:r w:rsidRPr="00114271">
        <w:rPr>
          <w:rFonts w:ascii="Menlo" w:eastAsia="Times New Roman" w:hAnsi="Menlo" w:cs="Menlo"/>
          <w:color w:val="000000"/>
          <w:sz w:val="22"/>
          <w:szCs w:val="22"/>
        </w:rPr>
        <w:t>batchdirectives</w:t>
      </w:r>
      <w:proofErr w:type="spellEnd"/>
      <w:proofErr w:type="gram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t xml:space="preserve">import sys, </w:t>
      </w:r>
      <w:proofErr w:type="spellStart"/>
      <w:r w:rsidRPr="00114271">
        <w:rPr>
          <w:rFonts w:ascii="Menlo" w:eastAsia="Times New Roman" w:hAnsi="Menlo" w:cs="Menlo"/>
          <w:color w:val="000000"/>
          <w:sz w:val="22"/>
          <w:szCs w:val="22"/>
        </w:rPr>
        <w:t>os</w:t>
      </w:r>
      <w:proofErr w:type="spellEnd"/>
      <w:r w:rsidRPr="00114271">
        <w:rPr>
          <w:rFonts w:ascii="Menlo" w:eastAsia="Times New Roman" w:hAnsi="Menlo" w:cs="Menlo"/>
          <w:color w:val="000000"/>
          <w:sz w:val="22"/>
          <w:szCs w:val="22"/>
        </w:rPr>
        <w:t>, time</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os.chdir</w:t>
      </w:r>
      <w:proofErr w:type="spellEnd"/>
      <w:r w:rsidRPr="00114271">
        <w:rPr>
          <w:rFonts w:ascii="Menlo" w:eastAsia="Times New Roman" w:hAnsi="Menlo" w:cs="Menlo"/>
          <w:color w:val="000000"/>
          <w:sz w:val="22"/>
          <w:szCs w:val="22"/>
        </w:rPr>
        <w:t xml:space="preserve">( '{{ </w:t>
      </w:r>
      <w:proofErr w:type="spellStart"/>
      <w:r w:rsidRPr="00114271">
        <w:rPr>
          <w:rFonts w:ascii="Menlo" w:eastAsia="Times New Roman" w:hAnsi="Menlo" w:cs="Menlo"/>
          <w:color w:val="000000"/>
          <w:sz w:val="22"/>
          <w:szCs w:val="22"/>
        </w:rPr>
        <w:t>caseroot</w:t>
      </w:r>
      <w:proofErr w:type="spellEnd"/>
      <w:r w:rsidRPr="00114271">
        <w:rPr>
          <w:rFonts w:ascii="Menlo" w:eastAsia="Times New Roman" w:hAnsi="Menlo" w:cs="Menlo"/>
          <w:color w:val="000000"/>
          <w:sz w:val="22"/>
          <w:szCs w:val="22"/>
        </w:rPr>
        <w:t xml:space="preserve"> }}')</w:t>
      </w:r>
      <w:r w:rsidRPr="00114271">
        <w:rPr>
          <w:rFonts w:ascii="Menlo" w:eastAsia="Times New Roman" w:hAnsi="Menlo" w:cs="Menlo"/>
          <w:color w:val="000000"/>
          <w:sz w:val="22"/>
          <w:szCs w:val="22"/>
        </w:rPr>
        <w:br/>
      </w:r>
      <w:r w:rsidRPr="00114271">
        <w:rPr>
          <w:rFonts w:ascii="Menlo" w:eastAsia="Times New Roman" w:hAnsi="Menlo" w:cs="Menlo"/>
          <w:color w:val="000000"/>
          <w:sz w:val="22"/>
          <w:szCs w:val="22"/>
        </w:rPr>
        <w:br/>
        <w:t xml:space="preserve">_LIBDIR = </w:t>
      </w:r>
      <w:proofErr w:type="spellStart"/>
      <w:r w:rsidRPr="00114271">
        <w:rPr>
          <w:rFonts w:ascii="Menlo" w:eastAsia="Times New Roman" w:hAnsi="Menlo" w:cs="Menlo"/>
          <w:color w:val="000000"/>
          <w:sz w:val="22"/>
          <w:szCs w:val="22"/>
        </w:rPr>
        <w:t>os.path.join</w:t>
      </w:r>
      <w:proofErr w:type="spellEnd"/>
      <w:r w:rsidRPr="00114271">
        <w:rPr>
          <w:rFonts w:ascii="Menlo" w:eastAsia="Times New Roman" w:hAnsi="Menlo" w:cs="Menlo"/>
          <w:color w:val="000000"/>
          <w:sz w:val="22"/>
          <w:szCs w:val="22"/>
        </w:rPr>
        <w:t xml:space="preserve">("{{ </w:t>
      </w:r>
      <w:proofErr w:type="spellStart"/>
      <w:r w:rsidRPr="00114271">
        <w:rPr>
          <w:rFonts w:ascii="Menlo" w:eastAsia="Times New Roman" w:hAnsi="Menlo" w:cs="Menlo"/>
          <w:color w:val="000000"/>
          <w:sz w:val="22"/>
          <w:szCs w:val="22"/>
        </w:rPr>
        <w:t>cimeroot</w:t>
      </w:r>
      <w:proofErr w:type="spellEnd"/>
      <w:r w:rsidRPr="00114271">
        <w:rPr>
          <w:rFonts w:ascii="Menlo" w:eastAsia="Times New Roman" w:hAnsi="Menlo" w:cs="Menlo"/>
          <w:color w:val="000000"/>
          <w:sz w:val="22"/>
          <w:szCs w:val="22"/>
        </w:rPr>
        <w:t xml:space="preserve"> }}", "scripts", "Tools")</w:t>
      </w:r>
      <w:r w:rsidRPr="00114271">
        <w:rPr>
          <w:rFonts w:ascii="Menlo" w:eastAsia="Times New Roman" w:hAnsi="Menlo" w:cs="Menlo"/>
          <w:color w:val="000000"/>
          <w:sz w:val="22"/>
          <w:szCs w:val="22"/>
        </w:rPr>
        <w:br/>
      </w:r>
      <w:proofErr w:type="spellStart"/>
      <w:r w:rsidRPr="00114271">
        <w:rPr>
          <w:rFonts w:ascii="Menlo" w:eastAsia="Times New Roman" w:hAnsi="Menlo" w:cs="Menlo"/>
          <w:color w:val="000000"/>
          <w:sz w:val="22"/>
          <w:szCs w:val="22"/>
        </w:rPr>
        <w:t>sys.path.append</w:t>
      </w:r>
      <w:proofErr w:type="spellEnd"/>
      <w:r w:rsidRPr="00114271">
        <w:rPr>
          <w:rFonts w:ascii="Menlo" w:eastAsia="Times New Roman" w:hAnsi="Menlo" w:cs="Menlo"/>
          <w:color w:val="000000"/>
          <w:sz w:val="22"/>
          <w:szCs w:val="22"/>
        </w:rPr>
        <w:t>(_LIBDIR)</w:t>
      </w:r>
    </w:p>
    <w:p w14:paraId="67F70A9B" w14:textId="77777777" w:rsidR="007B39C7" w:rsidRPr="006A6857" w:rsidRDefault="007B39C7" w:rsidP="007B39C7">
      <w:pPr>
        <w:textAlignment w:val="baseline"/>
        <w:rPr>
          <w:rFonts w:ascii="Arial" w:eastAsia="Times New Roman" w:hAnsi="Arial" w:cs="Arial"/>
          <w:color w:val="000000"/>
          <w:sz w:val="22"/>
          <w:szCs w:val="22"/>
        </w:rPr>
      </w:pPr>
    </w:p>
    <w:p w14:paraId="64234EC3" w14:textId="77777777" w:rsidR="0072265D" w:rsidRPr="006010D7" w:rsidRDefault="0072265D" w:rsidP="0072265D">
      <w:pPr>
        <w:textAlignment w:val="baseline"/>
        <w:rPr>
          <w:rFonts w:ascii="Arial" w:eastAsia="Times New Roman" w:hAnsi="Arial" w:cs="Arial"/>
          <w:color w:val="000000"/>
          <w:sz w:val="22"/>
          <w:szCs w:val="22"/>
        </w:rPr>
      </w:pPr>
    </w:p>
    <w:p w14:paraId="4D5809AA" w14:textId="4BC6B63D" w:rsidR="007B39C7" w:rsidRPr="007B4251" w:rsidRDefault="007B39C7" w:rsidP="007B4251">
      <w:pPr>
        <w:pStyle w:val="ListParagraph"/>
        <w:numPr>
          <w:ilvl w:val="0"/>
          <w:numId w:val="13"/>
        </w:numPr>
        <w:textAlignment w:val="baseline"/>
        <w:rPr>
          <w:rFonts w:ascii="Courier New" w:eastAsia="Times New Roman" w:hAnsi="Courier New" w:cs="Courier New"/>
          <w:color w:val="000000"/>
          <w:sz w:val="22"/>
          <w:szCs w:val="22"/>
        </w:rPr>
      </w:pPr>
      <w:r w:rsidRPr="007B4251">
        <w:rPr>
          <w:rFonts w:ascii="Calibri" w:eastAsia="Times New Roman" w:hAnsi="Calibri" w:cs="Calibri"/>
          <w:b/>
          <w:bCs/>
          <w:color w:val="000000"/>
          <w:sz w:val="22"/>
          <w:szCs w:val="22"/>
        </w:rPr>
        <w:t xml:space="preserve">Create </w:t>
      </w:r>
      <w:r w:rsidRPr="007B4251">
        <w:rPr>
          <w:rFonts w:ascii="Menlo" w:eastAsia="Times New Roman" w:hAnsi="Menlo" w:cs="Menlo"/>
          <w:b/>
          <w:bCs/>
          <w:color w:val="000000"/>
          <w:sz w:val="22"/>
          <w:szCs w:val="22"/>
        </w:rPr>
        <w:t>POSTRUN_SCRIPT_BATCH</w:t>
      </w:r>
      <w:ins w:id="397" w:author="Benedict, Jim" w:date="2020-06-03T16:42:00Z">
        <w:r w:rsidR="009E0C2B">
          <w:rPr>
            <w:rFonts w:ascii="Calibri" w:eastAsia="Times New Roman" w:hAnsi="Calibri" w:cs="Calibri"/>
            <w:b/>
            <w:bCs/>
            <w:color w:val="000000"/>
            <w:sz w:val="22"/>
            <w:szCs w:val="22"/>
          </w:rPr>
          <w:t xml:space="preserve"> </w:t>
        </w:r>
      </w:ins>
      <w:del w:id="398" w:author="Benedict, Jim" w:date="2020-06-03T16:42:00Z">
        <w:r w:rsidR="0072265D" w:rsidRPr="007B4251" w:rsidDel="009E0C2B">
          <w:rPr>
            <w:rFonts w:ascii="Menlo" w:eastAsia="Times New Roman" w:hAnsi="Menlo" w:cs="Menlo"/>
            <w:b/>
            <w:bCs/>
            <w:color w:val="000000"/>
            <w:sz w:val="22"/>
            <w:szCs w:val="22"/>
          </w:rPr>
          <w:delText xml:space="preserve"> </w:delText>
        </w:r>
        <w:r w:rsidRPr="007B4251" w:rsidDel="009E0C2B">
          <w:rPr>
            <w:rFonts w:ascii="Calibri" w:eastAsia="Times New Roman" w:hAnsi="Calibri" w:cs="Calibri"/>
            <w:b/>
            <w:bCs/>
            <w:color w:val="000000"/>
            <w:sz w:val="22"/>
            <w:szCs w:val="22"/>
          </w:rPr>
          <w:delText xml:space="preserve"> </w:delText>
        </w:r>
      </w:del>
      <w:r w:rsidRPr="007B4251">
        <w:rPr>
          <w:rFonts w:ascii="Calibri" w:eastAsia="Times New Roman" w:hAnsi="Calibri" w:cs="Calibri"/>
          <w:b/>
          <w:bCs/>
          <w:color w:val="000000"/>
          <w:sz w:val="22"/>
          <w:szCs w:val="22"/>
        </w:rPr>
        <w:t xml:space="preserve">logical variable to be added to </w:t>
      </w:r>
      <w:r w:rsidRPr="007B4251">
        <w:rPr>
          <w:rFonts w:ascii="Menlo" w:eastAsia="Times New Roman" w:hAnsi="Menlo" w:cs="Menlo"/>
          <w:b/>
          <w:bCs/>
          <w:color w:val="000000"/>
          <w:sz w:val="22"/>
          <w:szCs w:val="22"/>
        </w:rPr>
        <w:t>env_run.xml</w:t>
      </w:r>
      <w:r w:rsidRPr="007B4251">
        <w:rPr>
          <w:rFonts w:ascii="Calibri" w:eastAsia="Times New Roman" w:hAnsi="Calibri" w:cs="Calibri"/>
          <w:b/>
          <w:bCs/>
          <w:color w:val="000000"/>
          <w:sz w:val="22"/>
          <w:szCs w:val="22"/>
        </w:rPr>
        <w:t>.</w:t>
      </w:r>
      <w:r w:rsidRPr="007B4251">
        <w:rPr>
          <w:rFonts w:ascii="Calibri" w:eastAsia="Times New Roman" w:hAnsi="Calibri" w:cs="Calibri"/>
          <w:color w:val="000000"/>
          <w:sz w:val="22"/>
          <w:szCs w:val="22"/>
        </w:rPr>
        <w:t xml:space="preserve">  In </w:t>
      </w:r>
      <w:r w:rsidRPr="007B4251">
        <w:rPr>
          <w:rFonts w:ascii="Menlo" w:eastAsia="Times New Roman" w:hAnsi="Menlo" w:cs="Menlo"/>
          <w:color w:val="000000"/>
          <w:sz w:val="22"/>
          <w:szCs w:val="22"/>
        </w:rPr>
        <w:t>$CESMROOT/cime/src/drivers/mct/cime_config/config_component_cesm.xml</w:t>
      </w:r>
      <w:r w:rsidRPr="007B4251">
        <w:rPr>
          <w:rFonts w:ascii="Calibri" w:eastAsia="Times New Roman" w:hAnsi="Calibri" w:cs="Calibri"/>
          <w:color w:val="000000"/>
          <w:sz w:val="22"/>
          <w:szCs w:val="22"/>
        </w:rPr>
        <w:t>, add the following lines:</w:t>
      </w:r>
    </w:p>
    <w:p w14:paraId="45778DE2" w14:textId="77777777" w:rsidR="007B39C7" w:rsidRPr="00E758B5" w:rsidRDefault="007B39C7" w:rsidP="007B39C7">
      <w:pPr>
        <w:ind w:left="720"/>
        <w:textAlignment w:val="baseline"/>
        <w:rPr>
          <w:rFonts w:ascii="Menlo" w:eastAsia="Times New Roman" w:hAnsi="Menlo" w:cs="Menlo"/>
          <w:color w:val="000000"/>
          <w:sz w:val="22"/>
          <w:szCs w:val="22"/>
        </w:rPr>
      </w:pPr>
      <w:r w:rsidRPr="00E758B5">
        <w:rPr>
          <w:rFonts w:ascii="Menlo" w:eastAsia="Times New Roman" w:hAnsi="Menlo" w:cs="Menlo"/>
          <w:color w:val="000000"/>
          <w:sz w:val="22"/>
          <w:szCs w:val="22"/>
        </w:rPr>
        <w:br/>
        <w:t>&lt;entry id="POSTRUN_SCRIPT_BATCH"&gt;</w:t>
      </w:r>
      <w:r w:rsidRPr="00E758B5">
        <w:rPr>
          <w:rFonts w:ascii="Menlo" w:eastAsia="Times New Roman" w:hAnsi="Menlo" w:cs="Menlo"/>
          <w:color w:val="000000"/>
          <w:sz w:val="22"/>
          <w:szCs w:val="22"/>
        </w:rPr>
        <w:br/>
        <w:t>    &lt;type&gt;logical&lt;/type&gt;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&gt;TRUE,FALSE&lt;/</w:t>
      </w:r>
      <w:proofErr w:type="spellStart"/>
      <w:r w:rsidRPr="00E758B5">
        <w:rPr>
          <w:rFonts w:ascii="Menlo" w:eastAsia="Times New Roman" w:hAnsi="Menlo" w:cs="Menlo"/>
          <w:color w:val="000000"/>
          <w:sz w:val="22"/>
          <w:szCs w:val="22"/>
        </w:rPr>
        <w:t>valid_values</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&gt;FALSE&lt;/</w:t>
      </w:r>
      <w:proofErr w:type="spellStart"/>
      <w:r w:rsidRPr="00E758B5">
        <w:rPr>
          <w:rFonts w:ascii="Menlo" w:eastAsia="Times New Roman" w:hAnsi="Menlo" w:cs="Menlo"/>
          <w:color w:val="000000"/>
          <w:sz w:val="22"/>
          <w:szCs w:val="22"/>
        </w:rPr>
        <w:t>default_value</w:t>
      </w:r>
      <w:proofErr w:type="spellEnd"/>
      <w:r w:rsidRPr="00E758B5">
        <w:rPr>
          <w:rFonts w:ascii="Menlo" w:eastAsia="Times New Roman" w:hAnsi="Menlo" w:cs="Menlo"/>
          <w:color w:val="000000"/>
          <w:sz w:val="22"/>
          <w:szCs w:val="22"/>
        </w:rPr>
        <w:t>&gt;</w:t>
      </w:r>
      <w:r w:rsidRPr="00E758B5">
        <w:rPr>
          <w:rFonts w:ascii="Menlo" w:eastAsia="Times New Roman" w:hAnsi="Menlo" w:cs="Menlo"/>
          <w:color w:val="000000"/>
          <w:sz w:val="22"/>
          <w:szCs w:val="22"/>
        </w:rPr>
        <w:br/>
        <w:t>    &lt;group&gt;</w:t>
      </w:r>
      <w:proofErr w:type="spellStart"/>
      <w:r w:rsidRPr="00E758B5">
        <w:rPr>
          <w:rFonts w:ascii="Menlo" w:eastAsia="Times New Roman" w:hAnsi="Menlo" w:cs="Menlo"/>
          <w:color w:val="000000"/>
          <w:sz w:val="22"/>
          <w:szCs w:val="22"/>
        </w:rPr>
        <w:t>external_tools</w:t>
      </w:r>
      <w:proofErr w:type="spellEnd"/>
      <w:r w:rsidRPr="00E758B5">
        <w:rPr>
          <w:rFonts w:ascii="Menlo" w:eastAsia="Times New Roman" w:hAnsi="Menlo" w:cs="Menlo"/>
          <w:color w:val="000000"/>
          <w:sz w:val="22"/>
          <w:szCs w:val="22"/>
        </w:rPr>
        <w:t>&lt;/group&gt;</w:t>
      </w:r>
      <w:r w:rsidRPr="00E758B5">
        <w:rPr>
          <w:rFonts w:ascii="Menlo" w:eastAsia="Times New Roman" w:hAnsi="Menlo" w:cs="Menlo"/>
          <w:color w:val="000000"/>
          <w:sz w:val="22"/>
          <w:szCs w:val="22"/>
        </w:rPr>
        <w:br/>
        <w:t>    &lt;file&gt;env_run.xml&lt;/file&gt;</w:t>
      </w:r>
      <w:r w:rsidRPr="00E758B5">
        <w:rPr>
          <w:rFonts w:ascii="Menlo" w:eastAsia="Times New Roman" w:hAnsi="Menlo" w:cs="Menlo"/>
          <w:color w:val="000000"/>
          <w:sz w:val="22"/>
          <w:szCs w:val="22"/>
        </w:rPr>
        <w:br/>
        <w:t>    &lt;desc&gt;Logical to invoke external script to be run as batch job after model completion&lt;/desc&gt;</w:t>
      </w:r>
      <w:r w:rsidRPr="00E758B5">
        <w:rPr>
          <w:rFonts w:ascii="Menlo" w:eastAsia="Times New Roman" w:hAnsi="Menlo" w:cs="Menlo"/>
          <w:color w:val="000000"/>
          <w:sz w:val="22"/>
          <w:szCs w:val="22"/>
        </w:rPr>
        <w:br/>
        <w:t>&lt;/entry&gt;</w:t>
      </w:r>
    </w:p>
    <w:p w14:paraId="168AE9C0" w14:textId="77777777" w:rsidR="007B39C7" w:rsidRPr="00114271" w:rsidRDefault="007B39C7" w:rsidP="007B39C7">
      <w:pPr>
        <w:textAlignment w:val="baseline"/>
        <w:rPr>
          <w:rFonts w:ascii="Calibri" w:eastAsia="Times New Roman" w:hAnsi="Calibri" w:cs="Calibri"/>
          <w:color w:val="000000"/>
          <w:sz w:val="22"/>
          <w:szCs w:val="22"/>
        </w:rPr>
      </w:pPr>
    </w:p>
    <w:p w14:paraId="6A362BA3" w14:textId="77777777" w:rsidR="007B39C7" w:rsidRPr="00114271" w:rsidRDefault="007B39C7" w:rsidP="009E0C2B">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These lines must be added within the main </w:t>
      </w:r>
      <w:r w:rsidRPr="00E758B5">
        <w:rPr>
          <w:rFonts w:ascii="Menlo" w:eastAsia="Times New Roman" w:hAnsi="Menlo" w:cs="Menlo"/>
          <w:color w:val="000000"/>
          <w:sz w:val="22"/>
          <w:szCs w:val="22"/>
        </w:rPr>
        <w:t>&lt;</w:t>
      </w:r>
      <w:proofErr w:type="spellStart"/>
      <w:r w:rsidRPr="00E758B5">
        <w:rPr>
          <w:rFonts w:ascii="Menlo" w:eastAsia="Times New Roman" w:hAnsi="Menlo" w:cs="Menlo"/>
          <w:color w:val="000000"/>
          <w:sz w:val="22"/>
          <w:szCs w:val="22"/>
        </w:rPr>
        <w:t>entry_id</w:t>
      </w:r>
      <w:proofErr w:type="spellEnd"/>
      <w:r w:rsidRPr="00E758B5">
        <w:rPr>
          <w:rFonts w:ascii="Menlo" w:eastAsia="Times New Roman" w:hAnsi="Menlo" w:cs="Menlo"/>
          <w:color w:val="000000"/>
          <w:sz w:val="22"/>
          <w:szCs w:val="22"/>
        </w:rPr>
        <w:t xml:space="preserve"> version="3.0"&gt;</w:t>
      </w:r>
      <w:r w:rsidRPr="00114271">
        <w:rPr>
          <w:rFonts w:ascii="Calibri" w:eastAsia="Times New Roman" w:hAnsi="Calibri" w:cs="Calibri"/>
          <w:color w:val="000000"/>
          <w:sz w:val="22"/>
          <w:szCs w:val="22"/>
        </w:rPr>
        <w:t xml:space="preserve"> block.</w:t>
      </w:r>
    </w:p>
    <w:p w14:paraId="3B34F198" w14:textId="77777777" w:rsidR="007B39C7" w:rsidRPr="00114271" w:rsidRDefault="007B39C7">
      <w:pPr>
        <w:ind w:left="540"/>
        <w:textAlignment w:val="baseline"/>
        <w:rPr>
          <w:rFonts w:ascii="Calibri" w:eastAsia="Times New Roman" w:hAnsi="Calibri" w:cs="Calibri"/>
          <w:color w:val="000000"/>
          <w:sz w:val="22"/>
          <w:szCs w:val="22"/>
        </w:rPr>
        <w:pPrChange w:id="399" w:author="Benedict, Jim" w:date="2020-06-03T16:44:00Z">
          <w:pPr>
            <w:textAlignment w:val="baseline"/>
          </w:pPr>
        </w:pPrChange>
      </w:pPr>
      <w:r w:rsidRPr="00114271">
        <w:rPr>
          <w:rFonts w:ascii="Calibri" w:eastAsia="Times New Roman" w:hAnsi="Calibri" w:cs="Calibri"/>
          <w:color w:val="000000"/>
          <w:sz w:val="22"/>
          <w:szCs w:val="22"/>
        </w:rPr>
        <w:t xml:space="preserve">These lines create a logical that can be set to run a post-run batch script or not, following successful completion of a CESM job submission.  It will also be used to determine whether CESM or the external post-run script performs the resubmission (if </w:t>
      </w:r>
      <w:r w:rsidRPr="00E758B5">
        <w:rPr>
          <w:rFonts w:ascii="Menlo" w:eastAsia="Times New Roman" w:hAnsi="Menlo" w:cs="Menlo"/>
          <w:color w:val="000000"/>
          <w:sz w:val="22"/>
          <w:szCs w:val="22"/>
        </w:rPr>
        <w:t>RESUBMIT</w:t>
      </w:r>
      <w:r w:rsidRPr="00114271">
        <w:rPr>
          <w:rFonts w:ascii="Calibri" w:eastAsia="Times New Roman" w:hAnsi="Calibri" w:cs="Calibri"/>
          <w:color w:val="000000"/>
          <w:sz w:val="22"/>
          <w:szCs w:val="22"/>
        </w:rPr>
        <w:t xml:space="preserve"> &gt; 0).</w:t>
      </w:r>
    </w:p>
    <w:p w14:paraId="792524D7" w14:textId="77777777" w:rsidR="007B39C7" w:rsidRDefault="007B39C7">
      <w:pPr>
        <w:ind w:left="540"/>
        <w:textAlignment w:val="baseline"/>
        <w:rPr>
          <w:rFonts w:ascii="Calibri" w:eastAsia="Times New Roman" w:hAnsi="Calibri" w:cs="Calibri"/>
          <w:color w:val="FF0000"/>
          <w:sz w:val="22"/>
          <w:szCs w:val="22"/>
        </w:rPr>
        <w:pPrChange w:id="400" w:author="Benedict, Jim" w:date="2020-06-03T16:44:00Z">
          <w:pPr>
            <w:textAlignment w:val="baseline"/>
          </w:pPr>
        </w:pPrChange>
      </w:pPr>
    </w:p>
    <w:p w14:paraId="21033708" w14:textId="2AFD5ABA" w:rsidR="007B39C7" w:rsidRPr="00D554AE" w:rsidRDefault="007B39C7">
      <w:pPr>
        <w:ind w:left="540"/>
        <w:textAlignment w:val="baseline"/>
        <w:rPr>
          <w:rFonts w:ascii="Calibri" w:eastAsia="Times New Roman" w:hAnsi="Calibri" w:cs="Calibri"/>
          <w:color w:val="000000" w:themeColor="text1"/>
          <w:sz w:val="22"/>
          <w:szCs w:val="22"/>
        </w:rPr>
        <w:pPrChange w:id="401" w:author="Benedict, Jim" w:date="2020-06-03T16:44:00Z">
          <w:pPr>
            <w:textAlignment w:val="baseline"/>
          </w:pPr>
        </w:pPrChange>
      </w:pPr>
      <w:r w:rsidRPr="00D554AE">
        <w:rPr>
          <w:rFonts w:ascii="Calibri" w:eastAsia="Times New Roman" w:hAnsi="Calibri" w:cs="Calibri"/>
          <w:color w:val="000000" w:themeColor="text1"/>
          <w:sz w:val="22"/>
          <w:szCs w:val="22"/>
        </w:rPr>
        <w:t>This newly</w:t>
      </w:r>
      <w:del w:id="402" w:author="Benedict, Jim" w:date="2020-06-03T16:43:00Z">
        <w:r w:rsidRPr="00D554AE" w:rsidDel="009E0C2B">
          <w:rPr>
            <w:rFonts w:ascii="Calibri" w:eastAsia="Times New Roman" w:hAnsi="Calibri" w:cs="Calibri"/>
            <w:color w:val="000000" w:themeColor="text1"/>
            <w:sz w:val="22"/>
            <w:szCs w:val="22"/>
          </w:rPr>
          <w:delText>-</w:delText>
        </w:r>
      </w:del>
      <w:ins w:id="403" w:author="Benedict, Jim" w:date="2020-06-03T16:43:00Z">
        <w:r w:rsidR="009E0C2B">
          <w:rPr>
            <w:rFonts w:ascii="Calibri" w:eastAsia="Times New Roman" w:hAnsi="Calibri" w:cs="Calibri"/>
            <w:color w:val="000000" w:themeColor="text1"/>
            <w:sz w:val="22"/>
            <w:szCs w:val="22"/>
          </w:rPr>
          <w:t xml:space="preserve"> </w:t>
        </w:r>
      </w:ins>
      <w:r w:rsidRPr="00D554AE">
        <w:rPr>
          <w:rFonts w:ascii="Calibri" w:eastAsia="Times New Roman" w:hAnsi="Calibri" w:cs="Calibri"/>
          <w:color w:val="000000" w:themeColor="text1"/>
          <w:sz w:val="22"/>
          <w:szCs w:val="22"/>
        </w:rPr>
        <w:t xml:space="preserve">defined logical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will live in </w:t>
      </w:r>
      <w:r w:rsidRPr="00D554AE">
        <w:rPr>
          <w:rFonts w:ascii="Menlo" w:eastAsia="Times New Roman" w:hAnsi="Menlo" w:cs="Menlo"/>
          <w:color w:val="000000" w:themeColor="text1"/>
          <w:sz w:val="22"/>
          <w:szCs w:val="22"/>
        </w:rPr>
        <w:t>env_run.xml</w:t>
      </w:r>
      <w:r w:rsidRPr="00D554AE">
        <w:rPr>
          <w:rFonts w:ascii="Calibri" w:eastAsia="Times New Roman" w:hAnsi="Calibri" w:cs="Calibri"/>
          <w:color w:val="000000" w:themeColor="text1"/>
          <w:sz w:val="22"/>
          <w:szCs w:val="22"/>
        </w:rPr>
        <w:t xml:space="preserve">. To change </w:t>
      </w:r>
      <w:r w:rsidRPr="00D554AE">
        <w:rPr>
          <w:rFonts w:ascii="Menlo" w:eastAsia="Times New Roman" w:hAnsi="Menlo" w:cs="Menlo"/>
          <w:color w:val="000000" w:themeColor="text1"/>
          <w:sz w:val="22"/>
          <w:szCs w:val="22"/>
        </w:rPr>
        <w:t>POSTRUN_SCRIPT_BATCH</w:t>
      </w:r>
      <w:r w:rsidRPr="00D554AE">
        <w:rPr>
          <w:rFonts w:ascii="Calibri" w:eastAsia="Times New Roman" w:hAnsi="Calibri" w:cs="Calibri"/>
          <w:color w:val="000000" w:themeColor="text1"/>
          <w:sz w:val="22"/>
          <w:szCs w:val="22"/>
        </w:rPr>
        <w:t xml:space="preserve">, simply use </w:t>
      </w:r>
      <w:proofErr w:type="spellStart"/>
      <w:r w:rsidRPr="00D554AE">
        <w:rPr>
          <w:rFonts w:ascii="Calibri" w:eastAsia="Times New Roman" w:hAnsi="Calibri" w:cs="Calibri"/>
          <w:color w:val="000000" w:themeColor="text1"/>
          <w:sz w:val="22"/>
          <w:szCs w:val="22"/>
        </w:rPr>
        <w:t>xmlchange</w:t>
      </w:r>
      <w:proofErr w:type="spellEnd"/>
      <w:r w:rsidRPr="00D554AE">
        <w:rPr>
          <w:rFonts w:ascii="Calibri" w:eastAsia="Times New Roman" w:hAnsi="Calibri" w:cs="Calibri"/>
          <w:color w:val="000000" w:themeColor="text1"/>
          <w:sz w:val="22"/>
          <w:szCs w:val="22"/>
        </w:rPr>
        <w:t xml:space="preserve"> in the usual way:</w:t>
      </w:r>
      <w:r w:rsidRPr="00D554AE">
        <w:rPr>
          <w:rFonts w:ascii="Calibri" w:eastAsia="Times New Roman" w:hAnsi="Calibri" w:cs="Calibri"/>
          <w:color w:val="000000" w:themeColor="text1"/>
          <w:sz w:val="22"/>
          <w:szCs w:val="22"/>
        </w:rPr>
        <w:br/>
      </w:r>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p>
    <w:p w14:paraId="1362E92D" w14:textId="77777777" w:rsidR="007B39C7" w:rsidRPr="00D554AE" w:rsidRDefault="007B39C7">
      <w:pPr>
        <w:ind w:left="540"/>
        <w:textAlignment w:val="baseline"/>
        <w:rPr>
          <w:rFonts w:ascii="Calibri" w:eastAsia="Times New Roman" w:hAnsi="Calibri" w:cs="Calibri"/>
          <w:color w:val="000000" w:themeColor="text1"/>
          <w:sz w:val="22"/>
          <w:szCs w:val="22"/>
        </w:rPr>
        <w:pPrChange w:id="404" w:author="Benedict, Jim" w:date="2020-06-03T16:44:00Z">
          <w:pPr>
            <w:textAlignment w:val="baseline"/>
          </w:pPr>
        </w:pPrChange>
      </w:pPr>
    </w:p>
    <w:p w14:paraId="549830D3" w14:textId="2D2356FF" w:rsidR="007B39C7" w:rsidRPr="00D554AE" w:rsidRDefault="007B39C7">
      <w:pPr>
        <w:ind w:left="540"/>
        <w:textAlignment w:val="baseline"/>
        <w:rPr>
          <w:rFonts w:ascii="Calibri" w:eastAsia="Times New Roman" w:hAnsi="Calibri" w:cs="Calibri"/>
          <w:color w:val="000000" w:themeColor="text1"/>
          <w:sz w:val="22"/>
          <w:szCs w:val="22"/>
        </w:rPr>
        <w:pPrChange w:id="405" w:author="Benedict, Jim" w:date="2020-06-03T16:44:00Z">
          <w:pPr>
            <w:textAlignment w:val="baseline"/>
          </w:pPr>
        </w:pPrChange>
      </w:pPr>
      <w:r w:rsidRPr="00D554AE">
        <w:rPr>
          <w:rFonts w:ascii="Calibri" w:eastAsia="Times New Roman" w:hAnsi="Calibri" w:cs="Calibri"/>
          <w:color w:val="000000" w:themeColor="text1"/>
          <w:sz w:val="22"/>
          <w:szCs w:val="22"/>
        </w:rPr>
        <w:t xml:space="preserve">Default setting of </w:t>
      </w:r>
      <w:r w:rsidRPr="00D871CA">
        <w:rPr>
          <w:rFonts w:ascii="Menlo" w:eastAsia="Times New Roman" w:hAnsi="Menlo" w:cs="Menlo"/>
          <w:color w:val="000000" w:themeColor="text1"/>
          <w:sz w:val="22"/>
          <w:szCs w:val="22"/>
        </w:rPr>
        <w:t>POSTRUN_SCRIPT_BATCH</w:t>
      </w:r>
      <w:r w:rsidRPr="0070412D">
        <w:rPr>
          <w:rFonts w:ascii="Menlo" w:eastAsia="Times New Roman" w:hAnsi="Menlo" w:cs="Menlo"/>
          <w:color w:val="000000" w:themeColor="text1"/>
          <w:sz w:val="22"/>
          <w:szCs w:val="22"/>
        </w:rPr>
        <w:t xml:space="preserve"> </w:t>
      </w:r>
      <w:r w:rsidRPr="00D871CA">
        <w:rPr>
          <w:rFonts w:ascii="Calibri" w:eastAsia="Times New Roman" w:hAnsi="Calibri" w:cs="Menlo"/>
          <w:color w:val="000000" w:themeColor="text1"/>
          <w:sz w:val="22"/>
          <w:szCs w:val="22"/>
        </w:rPr>
        <w:t>is</w:t>
      </w:r>
      <w:r>
        <w:rPr>
          <w:rFonts w:ascii="Menlo" w:eastAsia="Times New Roman" w:hAnsi="Menlo" w:cs="Menlo"/>
          <w:color w:val="000000" w:themeColor="text1"/>
          <w:sz w:val="22"/>
          <w:szCs w:val="22"/>
        </w:rPr>
        <w:t xml:space="preserve"> </w:t>
      </w:r>
      <w:r w:rsidRPr="00D871CA">
        <w:rPr>
          <w:rFonts w:ascii="Menlo" w:eastAsia="Times New Roman" w:hAnsi="Menlo" w:cs="Menlo"/>
          <w:color w:val="000000" w:themeColor="text1"/>
          <w:sz w:val="22"/>
          <w:szCs w:val="22"/>
        </w:rPr>
        <w:t>FALSE</w:t>
      </w:r>
      <w:r w:rsidRPr="00D554AE">
        <w:rPr>
          <w:rFonts w:ascii="Calibri" w:eastAsia="Times New Roman" w:hAnsi="Calibri" w:cs="Calibri"/>
          <w:color w:val="000000" w:themeColor="text1"/>
          <w:sz w:val="22"/>
          <w:szCs w:val="22"/>
        </w:rPr>
        <w:t>.</w:t>
      </w:r>
    </w:p>
    <w:p w14:paraId="6D95E172" w14:textId="77777777" w:rsidR="007B39C7" w:rsidRPr="00114271" w:rsidRDefault="007B39C7" w:rsidP="007B39C7">
      <w:pPr>
        <w:textAlignment w:val="baseline"/>
        <w:rPr>
          <w:rFonts w:ascii="Calibri" w:eastAsia="Times New Roman" w:hAnsi="Calibri" w:cs="Calibri"/>
          <w:color w:val="000000"/>
          <w:sz w:val="22"/>
          <w:szCs w:val="22"/>
        </w:rPr>
      </w:pPr>
    </w:p>
    <w:p w14:paraId="29F6C79B" w14:textId="77777777" w:rsidR="007B39C7" w:rsidRPr="00114271" w:rsidRDefault="007B39C7" w:rsidP="006E0FD1">
      <w:pPr>
        <w:numPr>
          <w:ilvl w:val="0"/>
          <w:numId w:val="15"/>
        </w:numPr>
        <w:ind w:left="540"/>
        <w:textAlignment w:val="baseline"/>
        <w:rPr>
          <w:rFonts w:ascii="Calibri" w:eastAsia="Times New Roman" w:hAnsi="Calibri" w:cs="Calibri"/>
          <w:color w:val="000000"/>
          <w:sz w:val="22"/>
          <w:szCs w:val="22"/>
        </w:rPr>
      </w:pPr>
      <w:r w:rsidRPr="00114271">
        <w:rPr>
          <w:rFonts w:ascii="Calibri" w:eastAsia="Times New Roman" w:hAnsi="Calibri" w:cs="Calibri"/>
          <w:b/>
          <w:bCs/>
          <w:color w:val="000000"/>
          <w:sz w:val="22"/>
          <w:szCs w:val="22"/>
        </w:rPr>
        <w:t>Slightly modify the way that CESM job resubmissions are handled.</w:t>
      </w:r>
      <w:r w:rsidRPr="00114271">
        <w:rPr>
          <w:rFonts w:ascii="Calibri" w:eastAsia="Times New Roman" w:hAnsi="Calibri" w:cs="Calibri"/>
          <w:color w:val="000000"/>
          <w:sz w:val="22"/>
          <w:szCs w:val="22"/>
        </w:rPr>
        <w:t xml:space="preserve">  If </w:t>
      </w:r>
      <w:r w:rsidRPr="00136070">
        <w:rPr>
          <w:rFonts w:ascii="Menlo" w:eastAsia="Times New Roman" w:hAnsi="Menlo" w:cs="Menlo"/>
          <w:color w:val="000000"/>
          <w:sz w:val="22"/>
          <w:szCs w:val="22"/>
        </w:rPr>
        <w:t>POSTRUN_SCRIPT_BATCH</w:t>
      </w:r>
      <w:r w:rsidRPr="00114271">
        <w:rPr>
          <w:rFonts w:ascii="Calibri" w:eastAsia="Times New Roman" w:hAnsi="Calibri" w:cs="Calibri"/>
          <w:color w:val="000000"/>
          <w:sz w:val="22"/>
          <w:szCs w:val="22"/>
        </w:rPr>
        <w:t xml:space="preserve"> is </w:t>
      </w:r>
      <w:r w:rsidRPr="00136070">
        <w:rPr>
          <w:rFonts w:ascii="Menlo" w:eastAsia="Times New Roman" w:hAnsi="Menlo" w:cs="Menlo"/>
          <w:color w:val="000000"/>
          <w:sz w:val="22"/>
          <w:szCs w:val="22"/>
        </w:rPr>
        <w:t>TRUE</w:t>
      </w:r>
      <w:r w:rsidRPr="00114271">
        <w:rPr>
          <w:rFonts w:ascii="Calibri" w:eastAsia="Times New Roman" w:hAnsi="Calibri" w:cs="Calibri"/>
          <w:color w:val="000000"/>
          <w:sz w:val="22"/>
          <w:szCs w:val="22"/>
        </w:rPr>
        <w:t xml:space="preserve">, we must prevent case_run.py from resubmitting the next CESM batch job and instead have the post-run script do the resubmit.  This is akin to disabling resubmit in case_run.py when using short-term archiving.  Make the following changes to </w:t>
      </w:r>
      <w:r w:rsidRPr="00136070">
        <w:rPr>
          <w:rFonts w:ascii="Menlo" w:eastAsia="Times New Roman" w:hAnsi="Menlo" w:cs="Menlo"/>
          <w:color w:val="000000"/>
          <w:sz w:val="22"/>
          <w:szCs w:val="22"/>
        </w:rPr>
        <w:t>$CESMROOT/</w:t>
      </w:r>
      <w:proofErr w:type="spellStart"/>
      <w:r w:rsidRPr="00136070">
        <w:rPr>
          <w:rFonts w:ascii="Menlo" w:eastAsia="Times New Roman" w:hAnsi="Menlo" w:cs="Menlo"/>
          <w:color w:val="000000"/>
          <w:sz w:val="22"/>
          <w:szCs w:val="22"/>
        </w:rPr>
        <w:t>cime</w:t>
      </w:r>
      <w:proofErr w:type="spellEnd"/>
      <w:r w:rsidRPr="00136070">
        <w:rPr>
          <w:rFonts w:ascii="Menlo" w:eastAsia="Times New Roman" w:hAnsi="Menlo" w:cs="Menlo"/>
          <w:color w:val="000000"/>
          <w:sz w:val="22"/>
          <w:szCs w:val="22"/>
        </w:rPr>
        <w:t>/scripts/lib/CIME/case/case_run.py</w:t>
      </w:r>
      <w:r w:rsidRPr="00114271">
        <w:rPr>
          <w:rFonts w:ascii="Calibri" w:eastAsia="Times New Roman" w:hAnsi="Calibri" w:cs="Calibri"/>
          <w:color w:val="000000"/>
          <w:sz w:val="22"/>
          <w:szCs w:val="22"/>
        </w:rPr>
        <w:t>:</w:t>
      </w:r>
    </w:p>
    <w:p w14:paraId="7B543C14" w14:textId="77777777" w:rsidR="007B39C7" w:rsidRPr="00114271" w:rsidRDefault="007B39C7" w:rsidP="007B39C7">
      <w:pPr>
        <w:ind w:left="360"/>
        <w:textAlignment w:val="baseline"/>
        <w:rPr>
          <w:rFonts w:ascii="Calibri" w:eastAsia="Times New Roman" w:hAnsi="Calibri" w:cs="Calibri"/>
          <w:color w:val="000000"/>
          <w:sz w:val="22"/>
          <w:szCs w:val="22"/>
        </w:rPr>
      </w:pPr>
    </w:p>
    <w:p w14:paraId="6991C300" w14:textId="75EA7F80" w:rsidR="007B39C7" w:rsidRPr="00C71A86" w:rsidRDefault="007B39C7" w:rsidP="00C71A86">
      <w:pPr>
        <w:pStyle w:val="ListParagraph"/>
        <w:numPr>
          <w:ilvl w:val="1"/>
          <w:numId w:val="15"/>
        </w:numPr>
        <w:textAlignment w:val="baseline"/>
        <w:rPr>
          <w:rFonts w:ascii="Calibri" w:eastAsia="Times New Roman" w:hAnsi="Calibri" w:cs="Calibri"/>
          <w:color w:val="000000"/>
          <w:sz w:val="22"/>
          <w:szCs w:val="22"/>
        </w:rPr>
      </w:pPr>
      <w:r w:rsidRPr="00C71A86">
        <w:rPr>
          <w:rFonts w:ascii="Calibri" w:eastAsia="Times New Roman" w:hAnsi="Calibri" w:cs="Calibri"/>
          <w:color w:val="000000"/>
          <w:sz w:val="22"/>
          <w:szCs w:val="22"/>
        </w:rPr>
        <w:t xml:space="preserve">Near the top of the </w:t>
      </w:r>
      <w:r w:rsidRPr="00C71A86">
        <w:rPr>
          <w:rFonts w:ascii="Menlo" w:eastAsia="Times New Roman" w:hAnsi="Menlo" w:cs="Menlo"/>
          <w:color w:val="000000"/>
          <w:sz w:val="22"/>
          <w:szCs w:val="22"/>
        </w:rPr>
        <w:t>_</w:t>
      </w:r>
      <w:proofErr w:type="spellStart"/>
      <w:r w:rsidRPr="00C71A86">
        <w:rPr>
          <w:rFonts w:ascii="Menlo" w:eastAsia="Times New Roman" w:hAnsi="Menlo" w:cs="Menlo"/>
          <w:color w:val="000000"/>
          <w:sz w:val="22"/>
          <w:szCs w:val="22"/>
        </w:rPr>
        <w:t>resubmit_check</w:t>
      </w:r>
      <w:proofErr w:type="spellEnd"/>
      <w:r w:rsidRPr="00C71A86">
        <w:rPr>
          <w:rFonts w:ascii="Calibri" w:eastAsia="Times New Roman" w:hAnsi="Calibri" w:cs="Calibri"/>
          <w:color w:val="000000"/>
          <w:sz w:val="22"/>
          <w:szCs w:val="22"/>
        </w:rPr>
        <w:t xml:space="preserve"> function, just below the retrieval of </w:t>
      </w:r>
      <w:proofErr w:type="spellStart"/>
      <w:r w:rsidRPr="00C71A86">
        <w:rPr>
          <w:rFonts w:ascii="Menlo" w:eastAsia="Times New Roman" w:hAnsi="Menlo" w:cs="Menlo"/>
          <w:color w:val="000000"/>
          <w:sz w:val="22"/>
          <w:szCs w:val="22"/>
        </w:rPr>
        <w:t>dout_s</w:t>
      </w:r>
      <w:proofErr w:type="spellEnd"/>
      <w:r w:rsidRPr="00C71A86">
        <w:rPr>
          <w:rFonts w:ascii="Calibri" w:eastAsia="Times New Roman" w:hAnsi="Calibri" w:cs="Calibri"/>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Calibri" w:eastAsia="Times New Roman" w:hAnsi="Calibri" w:cs="Calibri"/>
          <w:color w:val="000000"/>
          <w:sz w:val="22"/>
          <w:szCs w:val="22"/>
        </w:rPr>
        <w:t xml:space="preserve">, add the following to retrieve </w:t>
      </w:r>
      <w:r w:rsidRPr="00C71A86">
        <w:rPr>
          <w:rFonts w:ascii="Menlo" w:eastAsia="Times New Roman" w:hAnsi="Menlo" w:cs="Menlo"/>
          <w:color w:val="000000"/>
          <w:sz w:val="22"/>
          <w:szCs w:val="22"/>
        </w:rPr>
        <w:t>POSTRUN_SCRIPT_BATCH</w:t>
      </w:r>
      <w:r w:rsidRPr="00C71A86">
        <w:rPr>
          <w:rFonts w:ascii="Calibri" w:eastAsia="Times New Roman" w:hAnsi="Calibri" w:cs="Calibri"/>
          <w:color w:val="000000"/>
          <w:sz w:val="22"/>
          <w:szCs w:val="22"/>
        </w:rPr>
        <w:t xml:space="preserve"> logical:</w:t>
      </w:r>
    </w:p>
    <w:p w14:paraId="17F2BB08" w14:textId="77777777" w:rsidR="007B39C7" w:rsidRPr="00136070" w:rsidRDefault="007B39C7" w:rsidP="007B39C7">
      <w:pPr>
        <w:textAlignment w:val="baseline"/>
        <w:rPr>
          <w:rFonts w:ascii="Menlo" w:eastAsia="Times New Roman" w:hAnsi="Menlo" w:cs="Menlo"/>
          <w:color w:val="000000"/>
          <w:sz w:val="22"/>
          <w:szCs w:val="22"/>
        </w:rPr>
      </w:pPr>
      <w:r w:rsidRPr="00114271">
        <w:rPr>
          <w:rFonts w:ascii="Arial" w:eastAsia="Times New Roman" w:hAnsi="Arial" w:cs="Arial"/>
          <w:color w:val="000000"/>
          <w:sz w:val="22"/>
          <w:szCs w:val="22"/>
        </w:rPr>
        <w:br/>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 </w:t>
      </w:r>
      <w:proofErr w:type="spellStart"/>
      <w:r w:rsidRPr="00136070">
        <w:rPr>
          <w:rFonts w:ascii="Menlo" w:eastAsia="Times New Roman" w:hAnsi="Menlo" w:cs="Menlo"/>
          <w:color w:val="000000"/>
          <w:sz w:val="22"/>
          <w:szCs w:val="22"/>
        </w:rPr>
        <w:t>case.get_value</w:t>
      </w:r>
      <w:proofErr w:type="spellEnd"/>
      <w:r w:rsidRPr="00136070">
        <w:rPr>
          <w:rFonts w:ascii="Menlo" w:eastAsia="Times New Roman" w:hAnsi="Menlo" w:cs="Menlo"/>
          <w:color w:val="000000"/>
          <w:sz w:val="22"/>
          <w:szCs w:val="22"/>
        </w:rPr>
        <w:t>("POSTRUN_SCRIPT_BATCH")</w:t>
      </w:r>
      <w:r w:rsidRPr="00136070">
        <w:rPr>
          <w:rFonts w:ascii="Menlo" w:eastAsia="Times New Roman" w:hAnsi="Menlo" w:cs="Menlo"/>
          <w:color w:val="000000"/>
          <w:sz w:val="22"/>
          <w:szCs w:val="22"/>
        </w:rPr>
        <w:br/>
      </w:r>
      <w:proofErr w:type="spellStart"/>
      <w:proofErr w:type="gramStart"/>
      <w:r w:rsidRPr="00136070">
        <w:rPr>
          <w:rFonts w:ascii="Menlo" w:eastAsia="Times New Roman" w:hAnsi="Menlo" w:cs="Menlo"/>
          <w:color w:val="000000"/>
          <w:sz w:val="22"/>
          <w:szCs w:val="22"/>
        </w:rPr>
        <w:t>logger.warning</w:t>
      </w:r>
      <w:proofErr w:type="spellEnd"/>
      <w:proofErr w:type="gramEnd"/>
      <w:r w:rsidRPr="00136070">
        <w:rPr>
          <w:rFonts w:ascii="Menlo" w:eastAsia="Times New Roman" w:hAnsi="Menlo" w:cs="Menlo"/>
          <w:color w:val="000000"/>
          <w:sz w:val="22"/>
          <w:szCs w:val="22"/>
        </w:rPr>
        <w: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 xml:space="preserve"> {}".format(</w:t>
      </w:r>
      <w:proofErr w:type="spellStart"/>
      <w:r w:rsidRPr="00136070">
        <w:rPr>
          <w:rFonts w:ascii="Menlo" w:eastAsia="Times New Roman" w:hAnsi="Menlo" w:cs="Menlo"/>
          <w:color w:val="000000"/>
          <w:sz w:val="22"/>
          <w:szCs w:val="22"/>
        </w:rPr>
        <w:t>postrun_script_batch</w:t>
      </w:r>
      <w:proofErr w:type="spellEnd"/>
      <w:r w:rsidRPr="00136070">
        <w:rPr>
          <w:rFonts w:ascii="Menlo" w:eastAsia="Times New Roman" w:hAnsi="Menlo" w:cs="Menlo"/>
          <w:color w:val="000000"/>
          <w:sz w:val="22"/>
          <w:szCs w:val="22"/>
        </w:rPr>
        <w:t>))</w:t>
      </w:r>
    </w:p>
    <w:p w14:paraId="55FDE830" w14:textId="77777777" w:rsidR="007B39C7" w:rsidRPr="00114271" w:rsidRDefault="007B39C7" w:rsidP="007B39C7">
      <w:pPr>
        <w:textAlignment w:val="baseline"/>
        <w:rPr>
          <w:rFonts w:ascii="Arial" w:eastAsia="Times New Roman" w:hAnsi="Arial" w:cs="Arial"/>
          <w:color w:val="000000"/>
          <w:sz w:val="22"/>
          <w:szCs w:val="22"/>
        </w:rPr>
      </w:pPr>
    </w:p>
    <w:p w14:paraId="08C161D1" w14:textId="48F995BD" w:rsidR="007B39C7" w:rsidRPr="00C71A86" w:rsidRDefault="007B39C7" w:rsidP="00C71A86">
      <w:pPr>
        <w:pStyle w:val="ListParagraph"/>
        <w:numPr>
          <w:ilvl w:val="1"/>
          <w:numId w:val="15"/>
        </w:numPr>
        <w:textAlignment w:val="baseline"/>
        <w:rPr>
          <w:rFonts w:ascii="Menlo" w:eastAsia="Times New Roman" w:hAnsi="Menlo" w:cs="Menlo"/>
          <w:color w:val="000000"/>
          <w:sz w:val="22"/>
          <w:szCs w:val="22"/>
        </w:rPr>
      </w:pPr>
      <w:r w:rsidRPr="00C71A86">
        <w:rPr>
          <w:rFonts w:eastAsia="Times New Roman" w:cstheme="minorHAnsi"/>
          <w:color w:val="000000"/>
          <w:sz w:val="22"/>
          <w:szCs w:val="22"/>
        </w:rPr>
        <w:t>A few lines below this, revise the if-statement as follows:</w:t>
      </w:r>
      <w:r w:rsidRPr="00C71A86">
        <w:rPr>
          <w:rFonts w:eastAsia="Times New Roman" w:cstheme="minorHAnsi"/>
          <w:color w:val="000000"/>
          <w:sz w:val="22"/>
          <w:szCs w:val="22"/>
        </w:rPr>
        <w:br/>
      </w:r>
      <w:r w:rsidRPr="00C71A86">
        <w:rPr>
          <w:rFonts w:ascii="Calibri" w:eastAsia="Times New Roman" w:hAnsi="Calibri" w:cs="Calibri"/>
          <w:color w:val="000000"/>
          <w:sz w:val="22"/>
          <w:szCs w:val="22"/>
        </w:rPr>
        <w:t>OLD:</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r w:rsidRPr="00C71A86">
        <w:rPr>
          <w:rFonts w:ascii="Arial" w:eastAsia="Times New Roman" w:hAnsi="Arial" w:cs="Arial"/>
          <w:color w:val="000000"/>
          <w:sz w:val="22"/>
          <w:szCs w:val="22"/>
        </w:rPr>
        <w:br/>
      </w:r>
      <w:r w:rsidRPr="00C71A86">
        <w:rPr>
          <w:rFonts w:ascii="Calibri" w:eastAsia="Times New Roman" w:hAnsi="Calibri" w:cs="Calibri"/>
          <w:color w:val="000000"/>
          <w:sz w:val="22"/>
          <w:szCs w:val="22"/>
        </w:rPr>
        <w:lastRenderedPageBreak/>
        <w:t>NEW</w:t>
      </w:r>
      <w:r w:rsidRPr="00C71A86">
        <w:rPr>
          <w:rFonts w:ascii="Arial" w:eastAsia="Times New Roman" w:hAnsi="Arial" w:cs="Arial"/>
          <w:color w:val="000000"/>
          <w:sz w:val="22"/>
          <w:szCs w:val="22"/>
        </w:rPr>
        <w:t xml:space="preserve">:  </w:t>
      </w:r>
      <w:r w:rsidRPr="00C71A86">
        <w:rPr>
          <w:rFonts w:ascii="Menlo" w:eastAsia="Times New Roman" w:hAnsi="Menlo" w:cs="Menlo"/>
          <w:color w:val="000000"/>
          <w:sz w:val="22"/>
          <w:szCs w:val="22"/>
        </w:rPr>
        <w:t xml:space="preserve">if not </w:t>
      </w:r>
      <w:proofErr w:type="spellStart"/>
      <w:r w:rsidRPr="00C71A86">
        <w:rPr>
          <w:rFonts w:ascii="Menlo" w:eastAsia="Times New Roman" w:hAnsi="Menlo" w:cs="Menlo"/>
          <w:color w:val="000000"/>
          <w:sz w:val="22"/>
          <w:szCs w:val="22"/>
        </w:rPr>
        <w:t>dout_s</w:t>
      </w:r>
      <w:proofErr w:type="spellEnd"/>
      <w:r w:rsidRPr="00C71A86">
        <w:rPr>
          <w:rFonts w:ascii="Menlo" w:eastAsia="Times New Roman" w:hAnsi="Menlo" w:cs="Menlo"/>
          <w:color w:val="000000"/>
          <w:sz w:val="22"/>
          <w:szCs w:val="22"/>
        </w:rPr>
        <w:t xml:space="preserve"> and not </w:t>
      </w:r>
      <w:proofErr w:type="spellStart"/>
      <w:r w:rsidRPr="00C71A86">
        <w:rPr>
          <w:rFonts w:ascii="Menlo" w:eastAsia="Times New Roman" w:hAnsi="Menlo" w:cs="Menlo"/>
          <w:color w:val="000000"/>
          <w:sz w:val="22"/>
          <w:szCs w:val="22"/>
        </w:rPr>
        <w:t>postrun_script_batch</w:t>
      </w:r>
      <w:proofErr w:type="spellEnd"/>
      <w:r w:rsidRPr="00C71A86">
        <w:rPr>
          <w:rFonts w:ascii="Menlo" w:eastAsia="Times New Roman" w:hAnsi="Menlo" w:cs="Menlo"/>
          <w:color w:val="000000"/>
          <w:sz w:val="22"/>
          <w:szCs w:val="22"/>
        </w:rPr>
        <w:t xml:space="preserve"> and </w:t>
      </w:r>
      <w:proofErr w:type="spellStart"/>
      <w:r w:rsidRPr="00C71A86">
        <w:rPr>
          <w:rFonts w:ascii="Menlo" w:eastAsia="Times New Roman" w:hAnsi="Menlo" w:cs="Menlo"/>
          <w:color w:val="000000"/>
          <w:sz w:val="22"/>
          <w:szCs w:val="22"/>
        </w:rPr>
        <w:t>resubmit_num</w:t>
      </w:r>
      <w:proofErr w:type="spellEnd"/>
      <w:r w:rsidRPr="00C71A86">
        <w:rPr>
          <w:rFonts w:ascii="Menlo" w:eastAsia="Times New Roman" w:hAnsi="Menlo" w:cs="Menlo"/>
          <w:color w:val="000000"/>
          <w:sz w:val="22"/>
          <w:szCs w:val="22"/>
        </w:rPr>
        <w:t xml:space="preserve"> &gt; 0:</w:t>
      </w:r>
    </w:p>
    <w:p w14:paraId="175BFBCE" w14:textId="2D8EC969" w:rsidR="00C71A86" w:rsidRPr="00C71A86" w:rsidRDefault="00C71A86" w:rsidP="00C71A86">
      <w:pPr>
        <w:textAlignment w:val="baseline"/>
        <w:rPr>
          <w:rFonts w:ascii="Menlo" w:eastAsia="Times New Roman" w:hAnsi="Menlo" w:cs="Menlo"/>
          <w:color w:val="000000"/>
          <w:sz w:val="22"/>
          <w:szCs w:val="22"/>
        </w:rPr>
      </w:pPr>
      <w:r>
        <w:rPr>
          <w:rFonts w:ascii="Menlo" w:eastAsia="Times New Roman" w:hAnsi="Menlo" w:cs="Menlo"/>
          <w:noProof/>
          <w:color w:val="000000"/>
          <w:sz w:val="22"/>
          <w:szCs w:val="22"/>
        </w:rPr>
        <w:drawing>
          <wp:inline distT="0" distB="0" distL="0" distR="0" wp14:anchorId="59D190F1" wp14:editId="4F1E7F23">
            <wp:extent cx="6400800" cy="3258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7.10.09 PM.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258820"/>
                    </a:xfrm>
                    <a:prstGeom prst="rect">
                      <a:avLst/>
                    </a:prstGeom>
                  </pic:spPr>
                </pic:pic>
              </a:graphicData>
            </a:graphic>
          </wp:inline>
        </w:drawing>
      </w:r>
    </w:p>
    <w:p w14:paraId="7DD2435F" w14:textId="16E15F1D" w:rsidR="007B39C7" w:rsidRPr="00C71A86" w:rsidRDefault="00C71A86" w:rsidP="007B39C7">
      <w:pPr>
        <w:ind w:left="720"/>
        <w:textAlignment w:val="baseline"/>
        <w:rPr>
          <w:rFonts w:ascii="Calibri" w:eastAsia="Times New Roman" w:hAnsi="Calibri" w:cs="Arial"/>
          <w:i/>
          <w:iCs/>
          <w:color w:val="000000"/>
          <w:sz w:val="22"/>
          <w:szCs w:val="22"/>
        </w:rPr>
      </w:pPr>
      <w:r>
        <w:rPr>
          <w:rFonts w:ascii="Calibri" w:eastAsia="Times New Roman" w:hAnsi="Calibri" w:cs="Arial"/>
          <w:i/>
          <w:iCs/>
          <w:color w:val="000000"/>
          <w:sz w:val="22"/>
          <w:szCs w:val="22"/>
        </w:rPr>
        <w:t xml:space="preserve">An example of a user’s updated </w:t>
      </w:r>
      <w:r w:rsidRPr="00C71A86">
        <w:rPr>
          <w:rFonts w:ascii="Menlo" w:eastAsia="Times New Roman" w:hAnsi="Menlo" w:cs="Menlo"/>
          <w:i/>
          <w:iCs/>
          <w:color w:val="000000"/>
          <w:sz w:val="22"/>
          <w:szCs w:val="22"/>
        </w:rPr>
        <w:t>case_run.py</w:t>
      </w:r>
      <w:r>
        <w:rPr>
          <w:rFonts w:ascii="Calibri" w:eastAsia="Times New Roman" w:hAnsi="Calibri" w:cs="Menlo"/>
          <w:i/>
          <w:iCs/>
          <w:color w:val="000000"/>
          <w:sz w:val="22"/>
          <w:szCs w:val="22"/>
        </w:rPr>
        <w:t xml:space="preserve"> file such that the model utilizes the</w:t>
      </w:r>
      <w:r w:rsidR="005E6EBE">
        <w:rPr>
          <w:rFonts w:ascii="Calibri" w:eastAsia="Times New Roman" w:hAnsi="Calibri" w:cs="Menlo"/>
          <w:i/>
          <w:iCs/>
          <w:color w:val="000000"/>
          <w:sz w:val="22"/>
          <w:szCs w:val="22"/>
        </w:rPr>
        <w:t xml:space="preserve"> </w:t>
      </w:r>
      <w:r w:rsidR="00166D75">
        <w:rPr>
          <w:rFonts w:ascii="Calibri" w:eastAsia="Times New Roman" w:hAnsi="Calibri" w:cs="Menlo"/>
          <w:i/>
          <w:iCs/>
          <w:color w:val="000000"/>
          <w:sz w:val="22"/>
          <w:szCs w:val="22"/>
        </w:rPr>
        <w:t>user defined</w:t>
      </w:r>
      <w:r>
        <w:rPr>
          <w:rFonts w:ascii="Calibri" w:eastAsia="Times New Roman" w:hAnsi="Calibri" w:cs="Menlo"/>
          <w:i/>
          <w:iCs/>
          <w:color w:val="000000"/>
          <w:sz w:val="22"/>
          <w:szCs w:val="22"/>
        </w:rPr>
        <w:t xml:space="preserve"> logical </w:t>
      </w:r>
      <w:r w:rsidRPr="00C71A86">
        <w:rPr>
          <w:rFonts w:ascii="Menlo" w:eastAsia="Times New Roman" w:hAnsi="Menlo" w:cs="Menlo"/>
          <w:i/>
          <w:iCs/>
          <w:color w:val="000000"/>
          <w:sz w:val="22"/>
          <w:szCs w:val="22"/>
        </w:rPr>
        <w:t>POSTRUN_SCRIPT_BATCH</w:t>
      </w:r>
      <w:r>
        <w:rPr>
          <w:rFonts w:ascii="Calibri" w:eastAsia="Times New Roman" w:hAnsi="Calibri" w:cs="Menlo"/>
          <w:i/>
          <w:iCs/>
          <w:color w:val="000000"/>
          <w:sz w:val="22"/>
          <w:szCs w:val="22"/>
        </w:rPr>
        <w:t xml:space="preserve"> flag. </w:t>
      </w:r>
    </w:p>
    <w:p w14:paraId="3AF91A78" w14:textId="23486F7F" w:rsidR="002A68E6" w:rsidRDefault="002A68E6" w:rsidP="007E335E">
      <w:pPr>
        <w:rPr>
          <w:rFonts w:ascii="Calibri" w:eastAsia="Times New Roman" w:hAnsi="Calibri" w:cs="Calibri"/>
          <w:b/>
          <w:bCs/>
          <w:color w:val="000000"/>
          <w:sz w:val="22"/>
          <w:szCs w:val="22"/>
        </w:rPr>
      </w:pPr>
    </w:p>
    <w:p w14:paraId="2CEA1A3A" w14:textId="77777777" w:rsidR="007E335E" w:rsidRPr="007E335E" w:rsidRDefault="007E335E" w:rsidP="007E335E">
      <w:pPr>
        <w:rPr>
          <w:rFonts w:ascii="Calibri" w:eastAsia="Times New Roman" w:hAnsi="Calibri" w:cs="Calibri"/>
          <w:b/>
          <w:bCs/>
          <w:color w:val="000000"/>
          <w:sz w:val="22"/>
          <w:szCs w:val="22"/>
        </w:rPr>
      </w:pPr>
    </w:p>
    <w:p w14:paraId="066F996A" w14:textId="1CE8583B" w:rsidR="007B39C7" w:rsidRPr="000E2FC9" w:rsidRDefault="007B39C7" w:rsidP="007B39C7">
      <w:pPr>
        <w:pStyle w:val="ListParagraph"/>
        <w:numPr>
          <w:ilvl w:val="0"/>
          <w:numId w:val="15"/>
        </w:numPr>
        <w:rPr>
          <w:rFonts w:ascii="Calibri" w:eastAsia="Times New Roman" w:hAnsi="Calibri" w:cs="Calibri"/>
          <w:b/>
          <w:bCs/>
          <w:color w:val="000000"/>
          <w:sz w:val="22"/>
          <w:szCs w:val="22"/>
        </w:rPr>
      </w:pPr>
      <w:r w:rsidRPr="000E2FC9">
        <w:rPr>
          <w:rFonts w:ascii="Calibri" w:eastAsia="Times New Roman" w:hAnsi="Calibri" w:cs="Calibri"/>
          <w:b/>
          <w:bCs/>
          <w:color w:val="000000"/>
          <w:sz w:val="22"/>
          <w:szCs w:val="22"/>
        </w:rPr>
        <w:t>Inform CESM of the default post-run batch job characteristics.</w:t>
      </w:r>
    </w:p>
    <w:p w14:paraId="025D1B67" w14:textId="77777777" w:rsidR="007B39C7" w:rsidRPr="00114271" w:rsidRDefault="007B39C7" w:rsidP="007B39C7">
      <w:pPr>
        <w:ind w:left="540"/>
        <w:rPr>
          <w:rFonts w:ascii="Calibri" w:eastAsia="Times New Roman" w:hAnsi="Calibri" w:cs="Calibri"/>
          <w:i/>
          <w:iCs/>
          <w:color w:val="000000"/>
          <w:sz w:val="22"/>
          <w:szCs w:val="22"/>
        </w:rPr>
      </w:pPr>
      <w:r w:rsidRPr="00114271">
        <w:rPr>
          <w:rFonts w:ascii="Calibri" w:eastAsia="Times New Roman" w:hAnsi="Calibri" w:cs="Calibri"/>
          <w:i/>
          <w:iCs/>
          <w:color w:val="000000"/>
          <w:sz w:val="22"/>
          <w:szCs w:val="22"/>
        </w:rPr>
        <w:t>This change is different between CESM2.0 and CESM2.1. The following change is written for CESM2.1.</w:t>
      </w:r>
    </w:p>
    <w:p w14:paraId="48F0F21E" w14:textId="77777777" w:rsidR="007B39C7" w:rsidRPr="00114271" w:rsidRDefault="007B39C7" w:rsidP="007B39C7">
      <w:pPr>
        <w:ind w:left="540"/>
        <w:textAlignment w:val="baseline"/>
        <w:rPr>
          <w:rFonts w:ascii="Calibri" w:eastAsia="Times New Roman" w:hAnsi="Calibri" w:cs="Calibri"/>
          <w:color w:val="000000"/>
          <w:sz w:val="22"/>
          <w:szCs w:val="22"/>
        </w:rPr>
      </w:pPr>
      <w:r w:rsidRPr="00114271">
        <w:rPr>
          <w:rFonts w:ascii="Calibri" w:eastAsia="Times New Roman" w:hAnsi="Calibri" w:cs="Calibri"/>
          <w:color w:val="000000"/>
          <w:sz w:val="22"/>
          <w:szCs w:val="22"/>
        </w:rPr>
        <w:t xml:space="preserve">In </w:t>
      </w:r>
      <w:r w:rsidRPr="00DA7D92">
        <w:rPr>
          <w:rFonts w:ascii="Menlo" w:eastAsia="Times New Roman" w:hAnsi="Menlo" w:cs="Menlo"/>
          <w:color w:val="000000"/>
          <w:sz w:val="22"/>
          <w:szCs w:val="22"/>
        </w:rPr>
        <w:t>$CESMROOT/</w:t>
      </w:r>
      <w:proofErr w:type="spellStart"/>
      <w:r w:rsidRPr="00DA7D92">
        <w:rPr>
          <w:rFonts w:ascii="Menlo" w:eastAsia="Times New Roman" w:hAnsi="Menlo" w:cs="Menlo"/>
          <w:color w:val="000000"/>
          <w:sz w:val="22"/>
          <w:szCs w:val="22"/>
        </w:rPr>
        <w:t>cime</w:t>
      </w:r>
      <w:proofErr w:type="spellEnd"/>
      <w:r w:rsidRPr="00DA7D92">
        <w:rPr>
          <w:rFonts w:ascii="Menlo" w:eastAsia="Times New Roman" w:hAnsi="Menlo" w:cs="Menlo"/>
          <w:color w:val="000000"/>
          <w:sz w:val="22"/>
          <w:szCs w:val="22"/>
        </w:rPr>
        <w:t>/config/</w:t>
      </w:r>
      <w:proofErr w:type="spellStart"/>
      <w:r w:rsidRPr="00DA7D92">
        <w:rPr>
          <w:rFonts w:ascii="Menlo" w:eastAsia="Times New Roman" w:hAnsi="Menlo" w:cs="Menlo"/>
          <w:color w:val="000000"/>
          <w:sz w:val="22"/>
          <w:szCs w:val="22"/>
        </w:rPr>
        <w:t>cesm</w:t>
      </w:r>
      <w:proofErr w:type="spellEnd"/>
      <w:r w:rsidRPr="00DA7D92">
        <w:rPr>
          <w:rFonts w:ascii="Menlo" w:eastAsia="Times New Roman" w:hAnsi="Menlo" w:cs="Menlo"/>
          <w:color w:val="000000"/>
          <w:sz w:val="22"/>
          <w:szCs w:val="22"/>
        </w:rPr>
        <w:t>/machines/config_workflow.xml</w:t>
      </w:r>
      <w:r w:rsidRPr="00114271">
        <w:rPr>
          <w:rFonts w:ascii="Calibri" w:eastAsia="Times New Roman" w:hAnsi="Calibri" w:cs="Calibri"/>
          <w:color w:val="000000"/>
          <w:sz w:val="22"/>
          <w:szCs w:val="22"/>
        </w:rPr>
        <w:t xml:space="preserve">, in the </w:t>
      </w:r>
      <w:r w:rsidRPr="00DA7D92">
        <w:rPr>
          <w:rFonts w:ascii="Menlo" w:eastAsia="Times New Roman" w:hAnsi="Menlo" w:cs="Menlo"/>
          <w:color w:val="000000"/>
          <w:sz w:val="22"/>
          <w:szCs w:val="22"/>
        </w:rPr>
        <w:t>&lt;</w:t>
      </w:r>
      <w:proofErr w:type="spellStart"/>
      <w:r w:rsidRPr="00DA7D92">
        <w:rPr>
          <w:rFonts w:ascii="Menlo" w:eastAsia="Times New Roman" w:hAnsi="Menlo" w:cs="Menlo"/>
          <w:color w:val="000000"/>
          <w:sz w:val="22"/>
          <w:szCs w:val="22"/>
        </w:rPr>
        <w:t>workflow_jobs</w:t>
      </w:r>
      <w:proofErr w:type="spellEnd"/>
      <w:r w:rsidRPr="00DA7D92">
        <w:rPr>
          <w:rFonts w:ascii="Menlo" w:eastAsia="Times New Roman" w:hAnsi="Menlo" w:cs="Menlo"/>
          <w:color w:val="000000"/>
          <w:sz w:val="22"/>
          <w:szCs w:val="22"/>
        </w:rPr>
        <w:t xml:space="preserve"> id="default"&gt;</w:t>
      </w:r>
      <w:r w:rsidRPr="00114271">
        <w:rPr>
          <w:rFonts w:ascii="Calibri" w:eastAsia="Times New Roman" w:hAnsi="Calibri" w:cs="Calibri"/>
          <w:color w:val="000000"/>
          <w:sz w:val="22"/>
          <w:szCs w:val="22"/>
        </w:rPr>
        <w:t xml:space="preserve"> section at bottom add the following (analog of the short-term archiver):</w:t>
      </w:r>
    </w:p>
    <w:p w14:paraId="5E854F7A" w14:textId="77777777" w:rsidR="007B39C7" w:rsidRPr="00114271" w:rsidRDefault="007B39C7" w:rsidP="007B39C7">
      <w:pPr>
        <w:textAlignment w:val="baseline"/>
        <w:rPr>
          <w:rFonts w:ascii="Courier New" w:eastAsia="Times New Roman" w:hAnsi="Courier New" w:cs="Courier New"/>
          <w:color w:val="000000"/>
          <w:sz w:val="22"/>
          <w:szCs w:val="22"/>
        </w:rPr>
      </w:pPr>
    </w:p>
    <w:p w14:paraId="3B46DF5A" w14:textId="77777777" w:rsidR="007B39C7" w:rsidRPr="00DA7D92" w:rsidRDefault="007B39C7" w:rsidP="006E0FD1">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 name="</w:t>
      </w:r>
      <w:proofErr w:type="spellStart"/>
      <w:proofErr w:type="gramStart"/>
      <w:r w:rsidRPr="00DA7D92">
        <w:rPr>
          <w:rFonts w:ascii="Menlo" w:eastAsia="Times New Roman" w:hAnsi="Menlo" w:cs="Menlo"/>
          <w:color w:val="000000"/>
          <w:sz w:val="22"/>
          <w:szCs w:val="22"/>
        </w:rPr>
        <w:t>case.adjustCloudData</w:t>
      </w:r>
      <w:proofErr w:type="spellEnd"/>
      <w:proofErr w:type="gramEnd"/>
      <w:r w:rsidRPr="00DA7D92">
        <w:rPr>
          <w:rFonts w:ascii="Menlo" w:eastAsia="Times New Roman" w:hAnsi="Menlo" w:cs="Menlo"/>
          <w:color w:val="000000"/>
          <w:sz w:val="22"/>
          <w:szCs w:val="22"/>
        </w:rPr>
        <w:t>"&gt;</w:t>
      </w:r>
    </w:p>
    <w:p w14:paraId="28F345FB" w14:textId="0E9B36B5" w:rsidR="007B39C7" w:rsidRPr="00DA7D92" w:rsidRDefault="009E7B56" w:rsidP="00A0527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&lt;template&gt;</w:t>
      </w:r>
      <w:proofErr w:type="spellStart"/>
      <w:proofErr w:type="gramStart"/>
      <w:r w:rsidR="007B39C7" w:rsidRPr="00DA7D92">
        <w:rPr>
          <w:rFonts w:ascii="Menlo" w:eastAsia="Times New Roman" w:hAnsi="Menlo" w:cs="Menlo"/>
          <w:color w:val="000000"/>
          <w:sz w:val="22"/>
          <w:szCs w:val="22"/>
        </w:rPr>
        <w:t>template.adjustCloudData</w:t>
      </w:r>
      <w:proofErr w:type="spellEnd"/>
      <w:proofErr w:type="gramEnd"/>
      <w:r w:rsidR="007B39C7" w:rsidRPr="00DA7D92">
        <w:rPr>
          <w:rFonts w:ascii="Menlo" w:eastAsia="Times New Roman" w:hAnsi="Menlo" w:cs="Menlo"/>
          <w:color w:val="000000"/>
          <w:sz w:val="22"/>
          <w:szCs w:val="22"/>
        </w:rPr>
        <w:t>&lt;/template&gt;</w:t>
      </w:r>
    </w:p>
    <w:p w14:paraId="17D07033" w14:textId="3DAE52AC" w:rsidR="007B39C7" w:rsidRPr="00DA7D92" w:rsidRDefault="009E7B56" w:rsidP="002815B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proofErr w:type="gramStart"/>
      <w:r w:rsidR="007B39C7" w:rsidRPr="00DA7D92">
        <w:rPr>
          <w:rFonts w:ascii="Menlo" w:eastAsia="Times New Roman" w:hAnsi="Menlo" w:cs="Menlo"/>
          <w:color w:val="000000"/>
          <w:sz w:val="22"/>
          <w:szCs w:val="22"/>
        </w:rPr>
        <w:t>&lt;!--</w:t>
      </w:r>
      <w:proofErr w:type="gramEnd"/>
      <w:r w:rsidR="007B39C7" w:rsidRPr="00DA7D92">
        <w:rPr>
          <w:rFonts w:ascii="Menlo" w:eastAsia="Times New Roman" w:hAnsi="Menlo" w:cs="Menlo"/>
          <w:color w:val="000000"/>
          <w:sz w:val="22"/>
          <w:szCs w:val="22"/>
        </w:rPr>
        <w:t xml:space="preserve"> If </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 xml:space="preserve"> exits successfully then run </w:t>
      </w:r>
      <w:proofErr w:type="spellStart"/>
      <w:r w:rsidR="007B39C7" w:rsidRPr="00DA7D92">
        <w:rPr>
          <w:rFonts w:ascii="Menlo" w:eastAsia="Times New Roman" w:hAnsi="Menlo" w:cs="Menlo"/>
          <w:color w:val="000000"/>
          <w:sz w:val="22"/>
          <w:szCs w:val="22"/>
        </w:rPr>
        <w:t>adjustcloudData</w:t>
      </w:r>
      <w:proofErr w:type="spellEnd"/>
      <w:r w:rsidR="007B39C7" w:rsidRPr="00DA7D92">
        <w:rPr>
          <w:rFonts w:ascii="Menlo" w:eastAsia="Times New Roman" w:hAnsi="Menlo" w:cs="Menlo"/>
          <w:color w:val="000000"/>
          <w:sz w:val="22"/>
          <w:szCs w:val="22"/>
        </w:rPr>
        <w:t>--&gt;</w:t>
      </w:r>
    </w:p>
    <w:p w14:paraId="326D08FA" w14:textId="7FBA614F" w:rsidR="007B39C7" w:rsidRPr="00DA7D92" w:rsidRDefault="009E7B56" w:rsidP="001C7630">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&lt;dependency&gt;</w:t>
      </w:r>
      <w:proofErr w:type="spellStart"/>
      <w:r w:rsidR="007B39C7" w:rsidRPr="00DA7D92">
        <w:rPr>
          <w:rFonts w:ascii="Menlo" w:eastAsia="Times New Roman" w:hAnsi="Menlo" w:cs="Menlo"/>
          <w:color w:val="000000"/>
          <w:sz w:val="22"/>
          <w:szCs w:val="22"/>
        </w:rPr>
        <w:t>case.run</w:t>
      </w:r>
      <w:proofErr w:type="spellEnd"/>
      <w:r w:rsidR="007B39C7" w:rsidRPr="00DA7D92">
        <w:rPr>
          <w:rFonts w:ascii="Menlo" w:eastAsia="Times New Roman" w:hAnsi="Menlo" w:cs="Menlo"/>
          <w:color w:val="000000"/>
          <w:sz w:val="22"/>
          <w:szCs w:val="22"/>
        </w:rPr>
        <w:t>&lt;/dependency&gt;</w:t>
      </w:r>
    </w:p>
    <w:p w14:paraId="1BFE3E5B" w14:textId="61EFB910" w:rsidR="007B39C7" w:rsidRPr="00DA7D92" w:rsidRDefault="009E7B56" w:rsidP="00DE44F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&gt;$POSTRUN_SCRIPT_BATCH&lt;/</w:t>
      </w:r>
      <w:proofErr w:type="spellStart"/>
      <w:r w:rsidR="007B39C7" w:rsidRPr="00DA7D92">
        <w:rPr>
          <w:rFonts w:ascii="Menlo" w:eastAsia="Times New Roman" w:hAnsi="Menlo" w:cs="Menlo"/>
          <w:color w:val="000000"/>
          <w:sz w:val="22"/>
          <w:szCs w:val="22"/>
        </w:rPr>
        <w:t>prereq</w:t>
      </w:r>
      <w:proofErr w:type="spellEnd"/>
      <w:r w:rsidR="007B39C7" w:rsidRPr="00DA7D92">
        <w:rPr>
          <w:rFonts w:ascii="Menlo" w:eastAsia="Times New Roman" w:hAnsi="Menlo" w:cs="Menlo"/>
          <w:color w:val="000000"/>
          <w:sz w:val="22"/>
          <w:szCs w:val="22"/>
        </w:rPr>
        <w:t>&gt;</w:t>
      </w:r>
    </w:p>
    <w:p w14:paraId="03AAF33E" w14:textId="1F1E2B12" w:rsidR="007B39C7" w:rsidRPr="00DA7D92" w:rsidRDefault="009E7B56" w:rsidP="00A07EED">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50423E41" w14:textId="7BA52AF7" w:rsidR="007B39C7" w:rsidRPr="00DA7D92" w:rsidRDefault="009E7B56" w:rsidP="00A876D3">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task_count</w:t>
      </w:r>
      <w:proofErr w:type="spellEnd"/>
      <w:r w:rsidR="007B39C7" w:rsidRPr="00DA7D92">
        <w:rPr>
          <w:rFonts w:ascii="Menlo" w:eastAsia="Times New Roman" w:hAnsi="Menlo" w:cs="Menlo"/>
          <w:color w:val="000000"/>
          <w:sz w:val="22"/>
          <w:szCs w:val="22"/>
        </w:rPr>
        <w:t>&gt;</w:t>
      </w:r>
    </w:p>
    <w:p w14:paraId="185B2E50" w14:textId="46A57BAD" w:rsidR="007B39C7" w:rsidRPr="00DA7D92" w:rsidRDefault="009E7B56" w:rsidP="00424658">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&gt;1&lt;/</w:t>
      </w:r>
      <w:proofErr w:type="spellStart"/>
      <w:r w:rsidR="007B39C7" w:rsidRPr="00DA7D92">
        <w:rPr>
          <w:rFonts w:ascii="Menlo" w:eastAsia="Times New Roman" w:hAnsi="Menlo" w:cs="Menlo"/>
          <w:color w:val="000000"/>
          <w:sz w:val="22"/>
          <w:szCs w:val="22"/>
        </w:rPr>
        <w:t>tasks_per_node</w:t>
      </w:r>
      <w:proofErr w:type="spellEnd"/>
      <w:r w:rsidR="007B39C7" w:rsidRPr="00DA7D92">
        <w:rPr>
          <w:rFonts w:ascii="Menlo" w:eastAsia="Times New Roman" w:hAnsi="Menlo" w:cs="Menlo"/>
          <w:color w:val="000000"/>
          <w:sz w:val="22"/>
          <w:szCs w:val="22"/>
        </w:rPr>
        <w:t>&gt;</w:t>
      </w:r>
    </w:p>
    <w:p w14:paraId="7D0C7FB6" w14:textId="3A0526D2"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&gt;02:00:00&lt;/</w:t>
      </w:r>
      <w:proofErr w:type="spellStart"/>
      <w:r w:rsidR="007B39C7" w:rsidRPr="00DA7D92">
        <w:rPr>
          <w:rFonts w:ascii="Menlo" w:eastAsia="Times New Roman" w:hAnsi="Menlo" w:cs="Menlo"/>
          <w:color w:val="000000"/>
          <w:sz w:val="22"/>
          <w:szCs w:val="22"/>
        </w:rPr>
        <w:t>walltime</w:t>
      </w:r>
      <w:proofErr w:type="spellEnd"/>
      <w:r w:rsidR="007B39C7" w:rsidRPr="00DA7D92">
        <w:rPr>
          <w:rFonts w:ascii="Menlo" w:eastAsia="Times New Roman" w:hAnsi="Menlo" w:cs="Menlo"/>
          <w:color w:val="000000"/>
          <w:sz w:val="22"/>
          <w:szCs w:val="22"/>
        </w:rPr>
        <w:t>&gt;</w:t>
      </w:r>
    </w:p>
    <w:p w14:paraId="638C6259" w14:textId="447E9781" w:rsidR="007B39C7" w:rsidRPr="00DA7D92" w:rsidRDefault="009E7B56">
      <w:pPr>
        <w:textAlignment w:val="baseline"/>
        <w:rPr>
          <w:rFonts w:ascii="Menlo" w:eastAsia="Times New Roman" w:hAnsi="Menlo" w:cs="Menlo"/>
          <w:color w:val="000000"/>
          <w:sz w:val="22"/>
          <w:szCs w:val="22"/>
        </w:rPr>
      </w:pPr>
      <w:r>
        <w:rPr>
          <w:rFonts w:ascii="Menlo" w:eastAsia="Times New Roman" w:hAnsi="Menlo" w:cs="Menlo"/>
          <w:color w:val="000000"/>
          <w:sz w:val="22"/>
          <w:szCs w:val="22"/>
        </w:rPr>
        <w:t xml:space="preserve">  </w:t>
      </w:r>
      <w:r w:rsidR="007B39C7" w:rsidRPr="00DA7D92">
        <w:rPr>
          <w:rFonts w:ascii="Menlo" w:eastAsia="Times New Roman" w:hAnsi="Menlo" w:cs="Menlo"/>
          <w:color w:val="000000"/>
          <w:sz w:val="22"/>
          <w:szCs w:val="22"/>
        </w:rPr>
        <w:t>&lt;/</w:t>
      </w:r>
      <w:proofErr w:type="spellStart"/>
      <w:r w:rsidR="007B39C7" w:rsidRPr="00DA7D92">
        <w:rPr>
          <w:rFonts w:ascii="Menlo" w:eastAsia="Times New Roman" w:hAnsi="Menlo" w:cs="Menlo"/>
          <w:color w:val="000000"/>
          <w:sz w:val="22"/>
          <w:szCs w:val="22"/>
        </w:rPr>
        <w:t>runtime_parameters</w:t>
      </w:r>
      <w:proofErr w:type="spellEnd"/>
      <w:r w:rsidR="007B39C7" w:rsidRPr="00DA7D92">
        <w:rPr>
          <w:rFonts w:ascii="Menlo" w:eastAsia="Times New Roman" w:hAnsi="Menlo" w:cs="Menlo"/>
          <w:color w:val="000000"/>
          <w:sz w:val="22"/>
          <w:szCs w:val="22"/>
        </w:rPr>
        <w:t>&gt;</w:t>
      </w:r>
    </w:p>
    <w:p w14:paraId="1BA5ECA4" w14:textId="77777777" w:rsidR="007B39C7" w:rsidRPr="00DA7D92" w:rsidRDefault="007B39C7">
      <w:pPr>
        <w:textAlignment w:val="baseline"/>
        <w:rPr>
          <w:rFonts w:ascii="Menlo" w:eastAsia="Times New Roman" w:hAnsi="Menlo" w:cs="Menlo"/>
          <w:color w:val="000000"/>
          <w:sz w:val="22"/>
          <w:szCs w:val="22"/>
        </w:rPr>
      </w:pPr>
      <w:r w:rsidRPr="00DA7D92">
        <w:rPr>
          <w:rFonts w:ascii="Menlo" w:eastAsia="Times New Roman" w:hAnsi="Menlo" w:cs="Menlo"/>
          <w:color w:val="000000"/>
          <w:sz w:val="22"/>
          <w:szCs w:val="22"/>
        </w:rPr>
        <w:t>&lt;/job&gt;</w:t>
      </w:r>
    </w:p>
    <w:p w14:paraId="3EF74466" w14:textId="77777777" w:rsidR="00223045" w:rsidRPr="00114271" w:rsidRDefault="00223045" w:rsidP="007B39C7">
      <w:pPr>
        <w:rPr>
          <w:sz w:val="22"/>
          <w:szCs w:val="22"/>
        </w:rPr>
      </w:pPr>
    </w:p>
    <w:p w14:paraId="1A17EDB4" w14:textId="77777777" w:rsidR="00223045" w:rsidRDefault="00223045" w:rsidP="00F2244A">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w:drawing>
          <wp:inline distT="0" distB="0" distL="0" distR="0" wp14:anchorId="73227578" wp14:editId="2C083CD8">
            <wp:extent cx="6400800" cy="3065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7.07.59 PM.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3065145"/>
                    </a:xfrm>
                    <a:prstGeom prst="rect">
                      <a:avLst/>
                    </a:prstGeom>
                  </pic:spPr>
                </pic:pic>
              </a:graphicData>
            </a:graphic>
          </wp:inline>
        </w:drawing>
      </w:r>
    </w:p>
    <w:p w14:paraId="10D0E31B" w14:textId="77777777" w:rsidR="00B75CDD" w:rsidRDefault="00223045" w:rsidP="00F2244A">
      <w:pPr>
        <w:rPr>
          <w:rFonts w:ascii="Calibri" w:hAnsi="Calibri" w:cs="Times New Roman"/>
          <w:i/>
          <w:iCs/>
          <w:color w:val="000000" w:themeColor="text1"/>
          <w:sz w:val="20"/>
          <w:szCs w:val="20"/>
        </w:rPr>
      </w:pPr>
      <w:r w:rsidRPr="00223045">
        <w:rPr>
          <w:rFonts w:ascii="Calibri" w:hAnsi="Calibri" w:cs="Times New Roman"/>
          <w:i/>
          <w:iCs/>
          <w:color w:val="000000" w:themeColor="text1"/>
          <w:sz w:val="20"/>
          <w:szCs w:val="20"/>
        </w:rPr>
        <w:t>An</w:t>
      </w:r>
      <w:r>
        <w:rPr>
          <w:rFonts w:ascii="Calibri" w:hAnsi="Calibri" w:cs="Times New Roman"/>
          <w:i/>
          <w:iCs/>
          <w:color w:val="000000" w:themeColor="text1"/>
          <w:sz w:val="20"/>
          <w:szCs w:val="20"/>
        </w:rPr>
        <w:t xml:space="preserve"> example of a user’s updated </w:t>
      </w:r>
      <w:r w:rsidRPr="00223045">
        <w:rPr>
          <w:rFonts w:ascii="Menlo" w:hAnsi="Menlo" w:cs="Menlo"/>
          <w:i/>
          <w:iCs/>
          <w:color w:val="000000" w:themeColor="text1"/>
          <w:sz w:val="20"/>
          <w:szCs w:val="20"/>
        </w:rPr>
        <w:t>config_workflow.xml</w:t>
      </w:r>
      <w:r>
        <w:rPr>
          <w:rFonts w:ascii="Calibri" w:hAnsi="Calibri" w:cs="Times New Roman"/>
          <w:i/>
          <w:iCs/>
          <w:color w:val="000000" w:themeColor="text1"/>
          <w:sz w:val="20"/>
          <w:szCs w:val="20"/>
        </w:rPr>
        <w:t xml:space="preserve"> file such that the </w:t>
      </w:r>
      <w:proofErr w:type="spellStart"/>
      <w:r w:rsidRPr="00223045">
        <w:rPr>
          <w:rFonts w:ascii="Menlo" w:hAnsi="Menlo" w:cs="Menlo"/>
          <w:i/>
          <w:iCs/>
          <w:color w:val="000000" w:themeColor="text1"/>
          <w:sz w:val="20"/>
          <w:szCs w:val="20"/>
        </w:rPr>
        <w:t>adjustCloudData</w:t>
      </w:r>
      <w:proofErr w:type="spellEnd"/>
      <w:r>
        <w:rPr>
          <w:rFonts w:ascii="Calibri" w:hAnsi="Calibri" w:cs="Times New Roman"/>
          <w:i/>
          <w:iCs/>
          <w:color w:val="000000" w:themeColor="text1"/>
          <w:sz w:val="20"/>
          <w:szCs w:val="20"/>
        </w:rPr>
        <w:t xml:space="preserve"> python script is executed at the completion of every CESM batch job.</w:t>
      </w:r>
    </w:p>
    <w:p w14:paraId="371A496E" w14:textId="727276B6" w:rsidR="00B75CDD" w:rsidRDefault="00B75CDD" w:rsidP="00F2244A">
      <w:pPr>
        <w:rPr>
          <w:rFonts w:ascii="Calibri" w:hAnsi="Calibri" w:cs="Times New Roman"/>
          <w:i/>
          <w:iCs/>
          <w:color w:val="000000" w:themeColor="text1"/>
          <w:sz w:val="20"/>
          <w:szCs w:val="20"/>
        </w:rPr>
      </w:pPr>
    </w:p>
    <w:p w14:paraId="2C41103E" w14:textId="77777777" w:rsidR="00B75CDD" w:rsidRDefault="00B75CDD" w:rsidP="00F2244A">
      <w:pPr>
        <w:rPr>
          <w:rFonts w:ascii="Calibri" w:hAnsi="Calibri" w:cs="Times New Roman"/>
          <w:i/>
          <w:iCs/>
          <w:color w:val="000000" w:themeColor="text1"/>
          <w:sz w:val="20"/>
          <w:szCs w:val="20"/>
        </w:rPr>
      </w:pPr>
    </w:p>
    <w:p w14:paraId="1D8E2B34" w14:textId="3BCA1742" w:rsidR="00B75CDD" w:rsidRDefault="00B75CDD" w:rsidP="00B75CDD">
      <w:pPr>
        <w:pStyle w:val="ListParagraph"/>
        <w:numPr>
          <w:ilvl w:val="0"/>
          <w:numId w:val="15"/>
        </w:numPr>
        <w:rPr>
          <w:rFonts w:ascii="Calibri" w:eastAsia="Times New Roman" w:hAnsi="Calibri" w:cs="Calibri"/>
          <w:color w:val="000000"/>
          <w:sz w:val="22"/>
          <w:szCs w:val="22"/>
        </w:rPr>
      </w:pPr>
      <w:r>
        <w:rPr>
          <w:rFonts w:ascii="Calibri" w:eastAsia="Times New Roman" w:hAnsi="Calibri" w:cs="Calibri"/>
          <w:b/>
          <w:bCs/>
          <w:color w:val="000000"/>
          <w:sz w:val="22"/>
          <w:szCs w:val="22"/>
        </w:rPr>
        <w:t xml:space="preserve">Load modules that are used by the post-run script into the CESM environment. </w:t>
      </w:r>
      <w:r>
        <w:rPr>
          <w:rFonts w:ascii="Calibri" w:eastAsia="Times New Roman" w:hAnsi="Calibri" w:cs="Calibri"/>
          <w:color w:val="000000"/>
          <w:sz w:val="22"/>
          <w:szCs w:val="22"/>
        </w:rPr>
        <w:t xml:space="preserve">Because the </w:t>
      </w:r>
      <w:proofErr w:type="spellStart"/>
      <w:r>
        <w:rPr>
          <w:rFonts w:ascii="Calibri" w:eastAsia="Times New Roman" w:hAnsi="Calibri" w:cs="Calibri"/>
          <w:color w:val="000000"/>
          <w:sz w:val="22"/>
          <w:szCs w:val="22"/>
        </w:rPr>
        <w:t>sequenceCloudData</w:t>
      </w:r>
      <w:proofErr w:type="spellEnd"/>
      <w:r>
        <w:rPr>
          <w:rFonts w:ascii="Calibri" w:eastAsia="Times New Roman" w:hAnsi="Calibri" w:cs="Calibri"/>
          <w:color w:val="000000"/>
          <w:sz w:val="22"/>
          <w:szCs w:val="22"/>
        </w:rPr>
        <w:t xml:space="preserve"> script is written in NCL, t</w:t>
      </w:r>
      <w:r w:rsidRPr="00B75CDD">
        <w:rPr>
          <w:rFonts w:ascii="Calibri" w:eastAsia="Times New Roman" w:hAnsi="Calibri" w:cs="Calibri"/>
          <w:color w:val="000000"/>
          <w:sz w:val="22"/>
          <w:szCs w:val="22"/>
        </w:rPr>
        <w:t>he NCL module must be properly loaded within the CESM "environment" (it is not by default)</w:t>
      </w:r>
      <w:r>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In </w:t>
      </w:r>
      <w:r w:rsidRPr="00B75CDD">
        <w:rPr>
          <w:rFonts w:ascii="Menlo" w:eastAsia="Times New Roman" w:hAnsi="Menlo" w:cs="Menlo"/>
          <w:color w:val="000000"/>
          <w:sz w:val="22"/>
          <w:szCs w:val="22"/>
        </w:rPr>
        <w:t>$CASEROOT/</w:t>
      </w:r>
      <w:proofErr w:type="spellStart"/>
      <w:r w:rsidRPr="00B75CDD">
        <w:rPr>
          <w:rFonts w:ascii="Menlo" w:eastAsia="Times New Roman" w:hAnsi="Menlo" w:cs="Menlo"/>
          <w:color w:val="000000"/>
          <w:sz w:val="22"/>
          <w:szCs w:val="22"/>
        </w:rPr>
        <w:t>cime</w:t>
      </w:r>
      <w:proofErr w:type="spellEnd"/>
      <w:r w:rsidRPr="00B75CDD">
        <w:rPr>
          <w:rFonts w:ascii="Menlo" w:eastAsia="Times New Roman" w:hAnsi="Menlo" w:cs="Menlo"/>
          <w:color w:val="000000"/>
          <w:sz w:val="22"/>
          <w:szCs w:val="22"/>
        </w:rPr>
        <w:t>/config/</w:t>
      </w:r>
      <w:proofErr w:type="spellStart"/>
      <w:r w:rsidRPr="00B75CDD">
        <w:rPr>
          <w:rFonts w:ascii="Menlo" w:eastAsia="Times New Roman" w:hAnsi="Menlo" w:cs="Menlo"/>
          <w:color w:val="000000"/>
          <w:sz w:val="22"/>
          <w:szCs w:val="22"/>
        </w:rPr>
        <w:t>cesm</w:t>
      </w:r>
      <w:proofErr w:type="spellEnd"/>
      <w:r w:rsidRPr="00B75CDD">
        <w:rPr>
          <w:rFonts w:ascii="Menlo" w:eastAsia="Times New Roman" w:hAnsi="Menlo" w:cs="Menlo"/>
          <w:color w:val="000000"/>
          <w:sz w:val="22"/>
          <w:szCs w:val="22"/>
        </w:rPr>
        <w:t>/machines/config_machines.xml</w:t>
      </w:r>
      <w:r w:rsidRPr="00B75CDD">
        <w:rPr>
          <w:rFonts w:ascii="Calibri" w:eastAsia="Times New Roman" w:hAnsi="Calibri" w:cs="Calibri"/>
          <w:color w:val="000000"/>
          <w:sz w:val="22"/>
          <w:szCs w:val="22"/>
        </w:rPr>
        <w:t>, add the following line</w:t>
      </w:r>
      <w:r w:rsidR="009D1D58">
        <w:rPr>
          <w:rFonts w:ascii="Calibri" w:eastAsia="Times New Roman" w:hAnsi="Calibri" w:cs="Calibri"/>
          <w:color w:val="000000"/>
          <w:sz w:val="22"/>
          <w:szCs w:val="22"/>
        </w:rPr>
        <w:t>, in bold</w:t>
      </w:r>
      <w:r w:rsidR="007479A7">
        <w:rPr>
          <w:rFonts w:ascii="Calibri" w:eastAsia="Times New Roman" w:hAnsi="Calibri" w:cs="Calibri"/>
          <w:color w:val="000000"/>
          <w:sz w:val="22"/>
          <w:szCs w:val="22"/>
        </w:rPr>
        <w:t xml:space="preserve"> &amp; italics</w:t>
      </w:r>
      <w:r w:rsidR="009D1D58">
        <w:rPr>
          <w:rFonts w:ascii="Calibri" w:eastAsia="Times New Roman" w:hAnsi="Calibri" w:cs="Calibri"/>
          <w:color w:val="000000"/>
          <w:sz w:val="22"/>
          <w:szCs w:val="22"/>
        </w:rPr>
        <w:t>,</w:t>
      </w:r>
      <w:r w:rsidRPr="00B75CDD">
        <w:rPr>
          <w:rFonts w:ascii="Calibri" w:eastAsia="Times New Roman" w:hAnsi="Calibri" w:cs="Calibri"/>
          <w:color w:val="000000"/>
          <w:sz w:val="22"/>
          <w:szCs w:val="22"/>
        </w:rPr>
        <w:t xml:space="preserve"> to this section</w:t>
      </w:r>
      <w:r w:rsidR="00A63514">
        <w:rPr>
          <w:rFonts w:ascii="Calibri" w:eastAsia="Times New Roman" w:hAnsi="Calibri" w:cs="Calibri"/>
          <w:color w:val="000000"/>
          <w:sz w:val="22"/>
          <w:szCs w:val="22"/>
        </w:rPr>
        <w:t>:</w:t>
      </w:r>
    </w:p>
    <w:p w14:paraId="78F7A6C5" w14:textId="61914843" w:rsidR="00B75CDD" w:rsidRPr="00B75CDD" w:rsidRDefault="00B75CDD" w:rsidP="00B75CDD">
      <w:pPr>
        <w:pStyle w:val="ListParagraph"/>
        <w:ind w:left="360"/>
        <w:rPr>
          <w:rFonts w:ascii="Calibri" w:eastAsia="Times New Roman" w:hAnsi="Calibri" w:cs="Calibri"/>
          <w:color w:val="000000"/>
          <w:sz w:val="22"/>
          <w:szCs w:val="22"/>
        </w:rPr>
      </w:pPr>
      <w:r w:rsidRPr="00B75CDD">
        <w:rPr>
          <w:rFonts w:ascii="Calibri" w:eastAsia="Times New Roman" w:hAnsi="Calibri" w:cs="Calibri"/>
          <w:color w:val="000000"/>
          <w:sz w:val="22"/>
          <w:szCs w:val="22"/>
        </w:rPr>
        <w:br/>
      </w:r>
      <w:r w:rsidRPr="00B75CDD">
        <w:rPr>
          <w:rFonts w:ascii="Menlo" w:eastAsia="Times New Roman" w:hAnsi="Menlo" w:cs="Menlo"/>
          <w:color w:val="000000"/>
          <w:sz w:val="22"/>
          <w:szCs w:val="22"/>
        </w:rPr>
        <w:t>&lt;machine MACH="</w:t>
      </w:r>
      <w:proofErr w:type="spellStart"/>
      <w:r w:rsidRPr="00B75CDD">
        <w:rPr>
          <w:rFonts w:ascii="Menlo" w:eastAsia="Times New Roman" w:hAnsi="Menlo" w:cs="Menlo"/>
          <w:color w:val="000000"/>
          <w:sz w:val="22"/>
          <w:szCs w:val="22"/>
        </w:rPr>
        <w:t>cheyenne</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 xml:space="preserve"> type="module"&gt;</w:t>
      </w:r>
      <w:r w:rsidRPr="00B75CDD">
        <w:rPr>
          <w:rFonts w:ascii="Menlo" w:eastAsia="Times New Roman" w:hAnsi="Menlo" w:cs="Menlo"/>
          <w:color w:val="000000"/>
          <w:sz w:val="22"/>
          <w:szCs w:val="22"/>
        </w:rPr>
        <w:br/>
        <w:t>    &lt;modules compiler="intel"&gt;</w:t>
      </w:r>
      <w:r w:rsidRPr="00B75CDD">
        <w:rPr>
          <w:rFonts w:ascii="Menlo" w:eastAsia="Times New Roman" w:hAnsi="Menlo" w:cs="Menlo"/>
          <w:color w:val="000000"/>
          <w:sz w:val="22"/>
          <w:szCs w:val="22"/>
        </w:rPr>
        <w:br/>
        <w:t xml:space="preserve">      </w:t>
      </w:r>
      <w:r w:rsidRPr="007479A7">
        <w:rPr>
          <w:rFonts w:ascii="Menlo" w:eastAsia="Times New Roman" w:hAnsi="Menlo" w:cs="Menlo"/>
          <w:b/>
          <w:bCs/>
          <w:i/>
          <w:iCs/>
          <w:color w:val="000000"/>
          <w:sz w:val="22"/>
          <w:szCs w:val="22"/>
        </w:rPr>
        <w:t>&lt;command name="load"&gt;</w:t>
      </w:r>
      <w:proofErr w:type="spellStart"/>
      <w:r w:rsidRPr="007479A7">
        <w:rPr>
          <w:rFonts w:ascii="Menlo" w:eastAsia="Times New Roman" w:hAnsi="Menlo" w:cs="Menlo"/>
          <w:b/>
          <w:bCs/>
          <w:i/>
          <w:iCs/>
          <w:color w:val="000000"/>
          <w:sz w:val="22"/>
          <w:szCs w:val="22"/>
        </w:rPr>
        <w:t>ncl</w:t>
      </w:r>
      <w:proofErr w:type="spellEnd"/>
      <w:r w:rsidRPr="007479A7">
        <w:rPr>
          <w:rFonts w:ascii="Menlo" w:eastAsia="Times New Roman" w:hAnsi="Menlo" w:cs="Menlo"/>
          <w:b/>
          <w:bCs/>
          <w:i/>
          <w:iCs/>
          <w:color w:val="000000"/>
          <w:sz w:val="22"/>
          <w:szCs w:val="22"/>
        </w:rPr>
        <w:t>/6.6.2&lt;/command&gt;</w:t>
      </w:r>
      <w:r w:rsidRPr="00B75CDD">
        <w:rPr>
          <w:rFonts w:ascii="Menlo" w:eastAsia="Times New Roman" w:hAnsi="Menlo" w:cs="Menlo"/>
          <w:color w:val="000000"/>
          <w:sz w:val="22"/>
          <w:szCs w:val="22"/>
        </w:rPr>
        <w:br/>
        <w:t>    &lt;/modules&gt;</w:t>
      </w:r>
      <w:r w:rsidRPr="00B75CDD">
        <w:rPr>
          <w:rFonts w:ascii="Menlo" w:eastAsia="Times New Roman" w:hAnsi="Menlo" w:cs="Menlo"/>
          <w:color w:val="000000"/>
          <w:sz w:val="22"/>
          <w:szCs w:val="22"/>
        </w:rPr>
        <w:br/>
        <w:t>  &lt;/</w:t>
      </w:r>
      <w:proofErr w:type="spellStart"/>
      <w:r w:rsidRPr="00B75CDD">
        <w:rPr>
          <w:rFonts w:ascii="Menlo" w:eastAsia="Times New Roman" w:hAnsi="Menlo" w:cs="Menlo"/>
          <w:color w:val="000000"/>
          <w:sz w:val="22"/>
          <w:szCs w:val="22"/>
        </w:rPr>
        <w:t>module_system</w:t>
      </w:r>
      <w:proofErr w:type="spellEnd"/>
      <w:r w:rsidRPr="00B75CDD">
        <w:rPr>
          <w:rFonts w:ascii="Menlo" w:eastAsia="Times New Roman" w:hAnsi="Menlo" w:cs="Menlo"/>
          <w:color w:val="000000"/>
          <w:sz w:val="22"/>
          <w:szCs w:val="22"/>
        </w:rPr>
        <w:t>&gt;</w:t>
      </w:r>
      <w:r w:rsidRPr="00B75CDD">
        <w:rPr>
          <w:rFonts w:ascii="Menlo" w:eastAsia="Times New Roman" w:hAnsi="Menlo" w:cs="Menlo"/>
          <w:color w:val="000000"/>
          <w:sz w:val="22"/>
          <w:szCs w:val="22"/>
        </w:rPr>
        <w:br/>
        <w:t>&lt;/machine&gt;</w:t>
      </w:r>
    </w:p>
    <w:p w14:paraId="02B4E295" w14:textId="52EB01BD" w:rsidR="007479A7" w:rsidRDefault="007479A7" w:rsidP="00B75CDD">
      <w:pPr>
        <w:rPr>
          <w:rFonts w:ascii="Calibri" w:eastAsia="Times New Roman" w:hAnsi="Calibri" w:cs="Calibri"/>
          <w:color w:val="000000"/>
          <w:sz w:val="22"/>
          <w:szCs w:val="22"/>
        </w:rPr>
      </w:pPr>
    </w:p>
    <w:p w14:paraId="1CAE836F" w14:textId="48806B4D" w:rsidR="00A63514" w:rsidRDefault="00A63514" w:rsidP="00B75CDD">
      <w:pPr>
        <w:rPr>
          <w:rFonts w:ascii="Calibri" w:eastAsia="Times New Roman" w:hAnsi="Calibri" w:cs="Calibri"/>
          <w:color w:val="000000"/>
          <w:sz w:val="22"/>
          <w:szCs w:val="22"/>
        </w:rPr>
      </w:pPr>
      <w:r>
        <w:rPr>
          <w:rFonts w:ascii="Calibri" w:eastAsia="Times New Roman" w:hAnsi="Calibri" w:cs="Calibri"/>
          <w:color w:val="000000"/>
          <w:sz w:val="22"/>
          <w:szCs w:val="22"/>
        </w:rPr>
        <w:t>The user may see other load commands in the same section.</w:t>
      </w:r>
    </w:p>
    <w:p w14:paraId="4FC5BCB1" w14:textId="438A607F" w:rsidR="00B75CDD" w:rsidRPr="00B75CDD" w:rsidRDefault="00B75CDD" w:rsidP="00B75CDD">
      <w:pPr>
        <w:rPr>
          <w:rFonts w:ascii="Calibri" w:eastAsia="Times New Roman" w:hAnsi="Calibri" w:cs="Calibri"/>
          <w:color w:val="000000"/>
          <w:sz w:val="22"/>
          <w:szCs w:val="22"/>
        </w:rPr>
      </w:pPr>
      <w:r>
        <w:rPr>
          <w:rFonts w:ascii="Calibri" w:eastAsia="Times New Roman" w:hAnsi="Calibri" w:cs="Calibri"/>
          <w:color w:val="000000"/>
          <w:sz w:val="22"/>
          <w:szCs w:val="22"/>
        </w:rPr>
        <w:t>If another model compiler is used (for example, if the user has ported CESM onto a different system), t</w:t>
      </w:r>
      <w:r w:rsidRPr="00B75CDD">
        <w:rPr>
          <w:rFonts w:ascii="Calibri" w:eastAsia="Times New Roman" w:hAnsi="Calibri" w:cs="Calibri"/>
          <w:color w:val="000000"/>
          <w:sz w:val="22"/>
          <w:szCs w:val="22"/>
        </w:rPr>
        <w:t>he user would need to add the "load" line to other compiles (</w:t>
      </w:r>
      <w:proofErr w:type="spellStart"/>
      <w:r w:rsidRPr="00B75CDD">
        <w:rPr>
          <w:rFonts w:ascii="Calibri" w:eastAsia="Times New Roman" w:hAnsi="Calibri" w:cs="Calibri"/>
          <w:color w:val="000000"/>
          <w:sz w:val="22"/>
          <w:szCs w:val="22"/>
        </w:rPr>
        <w:t>pgi</w:t>
      </w:r>
      <w:proofErr w:type="spellEnd"/>
      <w:r w:rsidRPr="00B75CDD">
        <w:rPr>
          <w:rFonts w:ascii="Calibri" w:eastAsia="Times New Roman" w:hAnsi="Calibri" w:cs="Calibri"/>
          <w:color w:val="000000"/>
          <w:sz w:val="22"/>
          <w:szCs w:val="22"/>
        </w:rPr>
        <w:t>, gnu) as needed.</w:t>
      </w:r>
    </w:p>
    <w:p w14:paraId="067FDDF3" w14:textId="73D68F08" w:rsidR="00B75CDD" w:rsidRPr="00B75CDD" w:rsidRDefault="00B75CDD" w:rsidP="00B75CDD">
      <w:pPr>
        <w:rPr>
          <w:rFonts w:ascii="Calibri" w:eastAsia="Times New Roman" w:hAnsi="Calibri" w:cs="Calibri"/>
          <w:b/>
          <w:bCs/>
          <w:color w:val="000000"/>
          <w:sz w:val="22"/>
          <w:szCs w:val="22"/>
        </w:rPr>
      </w:pPr>
    </w:p>
    <w:p w14:paraId="591EC9D8" w14:textId="0D323CDD" w:rsidR="007E335E" w:rsidRDefault="007E335E" w:rsidP="007E335E">
      <w:pPr>
        <w:textAlignment w:val="baseline"/>
        <w:rPr>
          <w:rFonts w:ascii="Calibri" w:eastAsia="Times New Roman" w:hAnsi="Calibri" w:cs="Calibri"/>
          <w:color w:val="000000"/>
          <w:sz w:val="22"/>
          <w:szCs w:val="22"/>
        </w:rPr>
      </w:pPr>
    </w:p>
    <w:p w14:paraId="7CD4878E" w14:textId="46C56AEB" w:rsidR="007E335E" w:rsidRPr="00891AAD" w:rsidRDefault="002733AE" w:rsidP="007E335E">
      <w:pPr>
        <w:rPr>
          <w:rFonts w:ascii="Calibri" w:eastAsia="Times New Roman" w:hAnsi="Calibri" w:cs="Calibri"/>
          <w:sz w:val="22"/>
          <w:szCs w:val="22"/>
        </w:rPr>
      </w:pPr>
      <w:r>
        <w:rPr>
          <w:rFonts w:ascii="Calibri" w:eastAsia="Times New Roman" w:hAnsi="Calibri" w:cs="Calibri"/>
          <w:b/>
          <w:bCs/>
          <w:color w:val="000000"/>
          <w:sz w:val="22"/>
          <w:szCs w:val="22"/>
        </w:rPr>
        <w:br w:type="column"/>
      </w:r>
      <w:r w:rsidR="007E335E" w:rsidRPr="00891AAD">
        <w:rPr>
          <w:rFonts w:ascii="Calibri" w:eastAsia="Times New Roman" w:hAnsi="Calibri" w:cs="Calibri"/>
          <w:b/>
          <w:bCs/>
          <w:color w:val="000000"/>
          <w:sz w:val="22"/>
          <w:szCs w:val="22"/>
        </w:rPr>
        <w:lastRenderedPageBreak/>
        <w:t>Notes:</w:t>
      </w:r>
    </w:p>
    <w:p w14:paraId="4FA1B296" w14:textId="29926492" w:rsidR="00A45E6A" w:rsidRPr="00F066CB" w:rsidRDefault="00A45E6A" w:rsidP="00F066CB">
      <w:pPr>
        <w:numPr>
          <w:ilvl w:val="0"/>
          <w:numId w:val="18"/>
        </w:numPr>
        <w:textAlignment w:val="baseline"/>
        <w:rPr>
          <w:rFonts w:ascii="Calibri" w:eastAsia="Times New Roman" w:hAnsi="Calibri" w:cs="Calibri"/>
          <w:color w:val="000000"/>
          <w:sz w:val="22"/>
          <w:szCs w:val="22"/>
        </w:rPr>
      </w:pPr>
      <w:r>
        <w:rPr>
          <w:rFonts w:ascii="Calibri" w:eastAsia="Times New Roman" w:hAnsi="Calibri" w:cs="Calibri"/>
          <w:color w:val="000000"/>
          <w:sz w:val="22"/>
          <w:szCs w:val="22"/>
        </w:rPr>
        <w:t>For #</w:t>
      </w:r>
      <w:r w:rsidR="00956033">
        <w:rPr>
          <w:rFonts w:ascii="Calibri" w:eastAsia="Times New Roman" w:hAnsi="Calibri" w:cs="Calibri"/>
          <w:color w:val="000000"/>
          <w:sz w:val="22"/>
          <w:szCs w:val="22"/>
        </w:rPr>
        <w:t xml:space="preserve">1 &amp; </w:t>
      </w:r>
      <w:r w:rsidR="00974AEE">
        <w:rPr>
          <w:rFonts w:ascii="Calibri" w:eastAsia="Times New Roman" w:hAnsi="Calibri" w:cs="Calibri"/>
          <w:color w:val="000000"/>
          <w:sz w:val="22"/>
          <w:szCs w:val="22"/>
        </w:rPr>
        <w:t>#</w:t>
      </w:r>
      <w:r>
        <w:rPr>
          <w:rFonts w:ascii="Calibri" w:eastAsia="Times New Roman" w:hAnsi="Calibri" w:cs="Calibri"/>
          <w:color w:val="000000"/>
          <w:sz w:val="22"/>
          <w:szCs w:val="22"/>
        </w:rPr>
        <w:t>2, i</w:t>
      </w:r>
      <w:r w:rsidRPr="00114271">
        <w:rPr>
          <w:rFonts w:ascii="Calibri" w:eastAsia="Times New Roman" w:hAnsi="Calibri" w:cs="Calibri"/>
          <w:color w:val="000000"/>
          <w:sz w:val="22"/>
          <w:szCs w:val="22"/>
        </w:rPr>
        <w:t xml:space="preserve">f any changes are made to the version of the post-run script NOT located in </w:t>
      </w:r>
      <w:r w:rsidRPr="00114271">
        <w:rPr>
          <w:rFonts w:ascii="Menlo" w:eastAsia="Times New Roman" w:hAnsi="Menlo" w:cs="Menlo"/>
          <w:color w:val="000000"/>
          <w:sz w:val="22"/>
          <w:szCs w:val="22"/>
        </w:rPr>
        <w:t>$CESMROOT/</w:t>
      </w:r>
      <w:proofErr w:type="spellStart"/>
      <w:r w:rsidRPr="00114271">
        <w:rPr>
          <w:rFonts w:ascii="Menlo" w:eastAsia="Times New Roman" w:hAnsi="Menlo" w:cs="Menlo"/>
          <w:color w:val="000000"/>
          <w:sz w:val="22"/>
          <w:szCs w:val="22"/>
        </w:rPr>
        <w:t>cime</w:t>
      </w:r>
      <w:proofErr w:type="spellEnd"/>
      <w:r w:rsidRPr="00114271">
        <w:rPr>
          <w:rFonts w:ascii="Menlo" w:eastAsia="Times New Roman" w:hAnsi="Menlo" w:cs="Menlo"/>
          <w:color w:val="000000"/>
          <w:sz w:val="22"/>
          <w:szCs w:val="22"/>
        </w:rPr>
        <w:t>/config/</w:t>
      </w:r>
      <w:proofErr w:type="spellStart"/>
      <w:r w:rsidRPr="00114271">
        <w:rPr>
          <w:rFonts w:ascii="Menlo" w:eastAsia="Times New Roman" w:hAnsi="Menlo" w:cs="Menlo"/>
          <w:color w:val="000000"/>
          <w:sz w:val="22"/>
          <w:szCs w:val="22"/>
        </w:rPr>
        <w:t>cesm</w:t>
      </w:r>
      <w:proofErr w:type="spellEnd"/>
      <w:r w:rsidRPr="00114271">
        <w:rPr>
          <w:rFonts w:ascii="Menlo" w:eastAsia="Times New Roman" w:hAnsi="Menlo" w:cs="Menlo"/>
          <w:color w:val="000000"/>
          <w:sz w:val="22"/>
          <w:szCs w:val="22"/>
        </w:rPr>
        <w:t>/machines</w:t>
      </w:r>
      <w:r w:rsidRPr="00114271">
        <w:rPr>
          <w:rFonts w:ascii="Calibri" w:eastAsia="Times New Roman" w:hAnsi="Calibri" w:cs="Calibri"/>
          <w:color w:val="000000"/>
          <w:sz w:val="22"/>
          <w:szCs w:val="22"/>
        </w:rPr>
        <w:t>, those changes MUST be propagated into the "template" file.</w:t>
      </w:r>
      <w:r w:rsidR="00F066CB">
        <w:rPr>
          <w:rFonts w:ascii="Calibri" w:eastAsia="Times New Roman" w:hAnsi="Calibri" w:cs="Calibri"/>
          <w:color w:val="000000"/>
          <w:sz w:val="22"/>
          <w:szCs w:val="22"/>
        </w:rPr>
        <w:t xml:space="preserve"> </w:t>
      </w:r>
      <w:r w:rsidRPr="00F066CB">
        <w:rPr>
          <w:rFonts w:ascii="Calibri" w:eastAsia="Times New Roman" w:hAnsi="Calibri" w:cs="Calibri"/>
          <w:color w:val="000000"/>
          <w:sz w:val="22"/>
          <w:szCs w:val="22"/>
        </w:rPr>
        <w:t xml:space="preserve">So long as the </w:t>
      </w:r>
      <w:proofErr w:type="spellStart"/>
      <w:r w:rsidRPr="00F066CB">
        <w:rPr>
          <w:rFonts w:ascii="Menlo" w:eastAsia="Times New Roman" w:hAnsi="Menlo" w:cs="Menlo"/>
          <w:color w:val="000000"/>
          <w:sz w:val="22"/>
          <w:szCs w:val="22"/>
        </w:rPr>
        <w:t>sequenceCloudData.ncl</w:t>
      </w:r>
      <w:proofErr w:type="spellEnd"/>
      <w:r w:rsidRPr="00F066CB">
        <w:rPr>
          <w:rFonts w:ascii="Calibri" w:eastAsia="Times New Roman" w:hAnsi="Calibri" w:cs="Calibri"/>
          <w:color w:val="000000"/>
          <w:sz w:val="22"/>
          <w:szCs w:val="22"/>
        </w:rPr>
        <w:t xml:space="preserve"> script does not move locations, the user should not have to update </w:t>
      </w:r>
      <w:proofErr w:type="spellStart"/>
      <w:r w:rsidRPr="00F066CB">
        <w:rPr>
          <w:rFonts w:ascii="Menlo" w:eastAsia="Times New Roman" w:hAnsi="Menlo" w:cs="Menlo"/>
          <w:color w:val="000000"/>
          <w:sz w:val="22"/>
          <w:szCs w:val="22"/>
        </w:rPr>
        <w:t>adjustCloudData</w:t>
      </w:r>
      <w:proofErr w:type="spellEnd"/>
      <w:r w:rsidRPr="00F066CB">
        <w:rPr>
          <w:rFonts w:ascii="Calibri" w:eastAsia="Times New Roman" w:hAnsi="Calibri" w:cs="Calibri"/>
          <w:color w:val="000000"/>
          <w:sz w:val="22"/>
          <w:szCs w:val="22"/>
        </w:rPr>
        <w:t xml:space="preserve"> in his/her local scripts directory nor in the </w:t>
      </w:r>
      <w:proofErr w:type="spellStart"/>
      <w:r w:rsidRPr="00F066CB">
        <w:rPr>
          <w:rFonts w:ascii="Calibri" w:eastAsia="Times New Roman" w:hAnsi="Calibri" w:cs="Calibri"/>
          <w:color w:val="000000"/>
          <w:sz w:val="22"/>
          <w:szCs w:val="22"/>
        </w:rPr>
        <w:t>cesm</w:t>
      </w:r>
      <w:proofErr w:type="spellEnd"/>
      <w:r w:rsidRPr="00F066CB">
        <w:rPr>
          <w:rFonts w:ascii="Calibri" w:eastAsia="Times New Roman" w:hAnsi="Calibri" w:cs="Calibri"/>
          <w:color w:val="000000"/>
          <w:sz w:val="22"/>
          <w:szCs w:val="22"/>
        </w:rPr>
        <w:t xml:space="preserve"> sandbox folder</w:t>
      </w:r>
      <w:ins w:id="406" w:author="Benedict, Jim" w:date="2020-06-03T16:49:00Z">
        <w:r w:rsidR="006E0FD1">
          <w:rPr>
            <w:rFonts w:ascii="Calibri" w:eastAsia="Times New Roman" w:hAnsi="Calibri" w:cs="Calibri"/>
            <w:color w:val="000000"/>
            <w:sz w:val="22"/>
            <w:szCs w:val="22"/>
          </w:rPr>
          <w:t xml:space="preserve">.  Note that </w:t>
        </w:r>
        <w:proofErr w:type="spellStart"/>
        <w:r w:rsidR="006E0FD1" w:rsidRPr="00F066CB">
          <w:rPr>
            <w:rFonts w:ascii="Menlo" w:eastAsia="Times New Roman" w:hAnsi="Menlo" w:cs="Menlo"/>
            <w:color w:val="000000"/>
            <w:sz w:val="22"/>
            <w:szCs w:val="22"/>
          </w:rPr>
          <w:t>sequenceCloudData.ncl</w:t>
        </w:r>
        <w:proofErr w:type="spellEnd"/>
        <w:r w:rsidR="006E0FD1" w:rsidRPr="00F066CB">
          <w:rPr>
            <w:rFonts w:ascii="Calibri" w:eastAsia="Times New Roman" w:hAnsi="Calibri" w:cs="Calibri"/>
            <w:color w:val="000000"/>
            <w:sz w:val="22"/>
            <w:szCs w:val="22"/>
          </w:rPr>
          <w:t xml:space="preserve"> </w:t>
        </w:r>
        <w:r w:rsidR="006E0FD1">
          <w:rPr>
            <w:rFonts w:ascii="Calibri" w:eastAsia="Times New Roman" w:hAnsi="Calibri" w:cs="Calibri"/>
            <w:color w:val="000000"/>
            <w:sz w:val="22"/>
            <w:szCs w:val="22"/>
          </w:rPr>
          <w:t>can be modified by the user</w:t>
        </w:r>
      </w:ins>
      <w:ins w:id="407" w:author="Benedict, Jim" w:date="2020-06-03T16:51:00Z">
        <w:r w:rsidR="006E0FD1">
          <w:rPr>
            <w:rFonts w:ascii="Calibri" w:eastAsia="Times New Roman" w:hAnsi="Calibri" w:cs="Calibri"/>
            <w:color w:val="000000"/>
            <w:sz w:val="22"/>
            <w:szCs w:val="22"/>
          </w:rPr>
          <w:t xml:space="preserve"> without the need to modify </w:t>
        </w:r>
        <w:proofErr w:type="spellStart"/>
        <w:r w:rsidR="006E0FD1" w:rsidRPr="00F066CB">
          <w:rPr>
            <w:rFonts w:ascii="Menlo" w:eastAsia="Times New Roman" w:hAnsi="Menlo" w:cs="Menlo"/>
            <w:color w:val="000000"/>
            <w:sz w:val="22"/>
            <w:szCs w:val="22"/>
          </w:rPr>
          <w:t>adjustCloudData</w:t>
        </w:r>
        <w:proofErr w:type="spellEnd"/>
        <w:r w:rsidR="006E0FD1">
          <w:rPr>
            <w:rFonts w:ascii="Calibri" w:eastAsia="Times New Roman" w:hAnsi="Calibri" w:cs="Calibri"/>
            <w:color w:val="000000"/>
            <w:sz w:val="22"/>
            <w:szCs w:val="22"/>
          </w:rPr>
          <w:t>.</w:t>
        </w:r>
      </w:ins>
    </w:p>
    <w:p w14:paraId="32585105" w14:textId="3DB098CB" w:rsidR="007E335E" w:rsidRPr="00A75AB3" w:rsidRDefault="007E335E" w:rsidP="00A75AB3">
      <w:pPr>
        <w:pStyle w:val="ListParagraph"/>
        <w:numPr>
          <w:ilvl w:val="0"/>
          <w:numId w:val="18"/>
        </w:numPr>
        <w:rPr>
          <w:rFonts w:ascii="Times New Roman" w:hAnsi="Times New Roman" w:cs="Times New Roman"/>
          <w:b/>
          <w:bCs/>
          <w:color w:val="000000" w:themeColor="text1"/>
          <w:sz w:val="32"/>
          <w:szCs w:val="32"/>
        </w:rPr>
      </w:pPr>
      <w:commentRangeStart w:id="408"/>
      <w:r>
        <w:rPr>
          <w:rFonts w:ascii="Calibri" w:eastAsia="Times New Roman" w:hAnsi="Calibri" w:cs="Calibri"/>
          <w:color w:val="000000"/>
          <w:sz w:val="22"/>
          <w:szCs w:val="22"/>
        </w:rPr>
        <w:t>To test if there are typos, one may try to create and run a new case for a very short (&lt;5 days) period</w:t>
      </w:r>
      <w:r>
        <w:rPr>
          <w:rFonts w:ascii="Times New Roman" w:hAnsi="Times New Roman" w:cs="Times New Roman"/>
          <w:b/>
          <w:bCs/>
          <w:color w:val="000000" w:themeColor="text1"/>
          <w:sz w:val="32"/>
          <w:szCs w:val="32"/>
        </w:rPr>
        <w:t xml:space="preserve"> </w:t>
      </w:r>
      <w:commentRangeEnd w:id="408"/>
      <w:r w:rsidR="006E0FD1">
        <w:rPr>
          <w:rStyle w:val="CommentReference"/>
        </w:rPr>
        <w:commentReference w:id="408"/>
      </w:r>
      <w:r w:rsidRPr="00A75AB3">
        <w:rPr>
          <w:rFonts w:ascii="Times New Roman" w:hAnsi="Times New Roman" w:cs="Times New Roman"/>
          <w:b/>
          <w:bCs/>
          <w:color w:val="000000" w:themeColor="text1"/>
          <w:sz w:val="32"/>
          <w:szCs w:val="32"/>
        </w:rPr>
        <w:br/>
      </w:r>
    </w:p>
    <w:p w14:paraId="4706751C" w14:textId="2AC11933" w:rsidR="00F2244A" w:rsidRPr="007E335E" w:rsidRDefault="007E335E" w:rsidP="007E335E">
      <w:pPr>
        <w:rPr>
          <w:rFonts w:ascii="Times New Roman" w:hAnsi="Times New Roman" w:cs="Times New Roman"/>
          <w:sz w:val="32"/>
          <w:szCs w:val="32"/>
        </w:rPr>
      </w:pPr>
      <w:r w:rsidRPr="007E335E">
        <w:rPr>
          <w:rFonts w:ascii="Times New Roman" w:hAnsi="Times New Roman" w:cs="Times New Roman"/>
          <w:b/>
          <w:bCs/>
          <w:color w:val="000000" w:themeColor="text1"/>
          <w:sz w:val="32"/>
          <w:szCs w:val="32"/>
        </w:rPr>
        <w:br w:type="column"/>
      </w:r>
      <w:r w:rsidR="00F2244A" w:rsidRPr="007E335E">
        <w:rPr>
          <w:rFonts w:ascii="Times New Roman" w:hAnsi="Times New Roman" w:cs="Times New Roman"/>
          <w:color w:val="000000" w:themeColor="text1"/>
          <w:sz w:val="32"/>
          <w:szCs w:val="32"/>
        </w:rPr>
        <w:lastRenderedPageBreak/>
        <w:t xml:space="preserve">Step </w:t>
      </w:r>
      <w:r w:rsidR="0067378B" w:rsidRPr="007E335E">
        <w:rPr>
          <w:rFonts w:ascii="Times New Roman" w:hAnsi="Times New Roman" w:cs="Times New Roman"/>
          <w:color w:val="000000" w:themeColor="text1"/>
          <w:sz w:val="32"/>
          <w:szCs w:val="32"/>
        </w:rPr>
        <w:t>4</w:t>
      </w:r>
      <w:r w:rsidR="00F2244A" w:rsidRPr="007E335E">
        <w:rPr>
          <w:rFonts w:ascii="Times New Roman" w:hAnsi="Times New Roman" w:cs="Times New Roman"/>
          <w:color w:val="000000" w:themeColor="text1"/>
          <w:sz w:val="32"/>
          <w:szCs w:val="32"/>
        </w:rPr>
        <w:t xml:space="preserve">. </w:t>
      </w:r>
      <w:proofErr w:type="spellStart"/>
      <w:r w:rsidR="00F2244A" w:rsidRPr="007E335E">
        <w:rPr>
          <w:rFonts w:ascii="Times New Roman" w:hAnsi="Times New Roman" w:cs="Times New Roman"/>
          <w:color w:val="000000" w:themeColor="text1"/>
          <w:sz w:val="32"/>
          <w:szCs w:val="32"/>
        </w:rPr>
        <w:t>Prestage</w:t>
      </w:r>
      <w:proofErr w:type="spellEnd"/>
      <w:r w:rsidR="00F2244A" w:rsidRPr="007E335E">
        <w:rPr>
          <w:rFonts w:ascii="Times New Roman" w:hAnsi="Times New Roman" w:cs="Times New Roman"/>
          <w:color w:val="000000" w:themeColor="text1"/>
          <w:sz w:val="32"/>
          <w:szCs w:val="32"/>
        </w:rPr>
        <w:t xml:space="preserve"> cloud parameter files for </w:t>
      </w:r>
      <w:r w:rsidR="00610FCB" w:rsidRPr="007E335E">
        <w:rPr>
          <w:rFonts w:ascii="Times New Roman" w:hAnsi="Times New Roman" w:cs="Times New Roman"/>
          <w:color w:val="000000" w:themeColor="text1"/>
          <w:sz w:val="32"/>
          <w:szCs w:val="32"/>
        </w:rPr>
        <w:t xml:space="preserve">cloud </w:t>
      </w:r>
      <w:r w:rsidR="00F2244A" w:rsidRPr="007E335E">
        <w:rPr>
          <w:rFonts w:ascii="Times New Roman" w:hAnsi="Times New Roman" w:cs="Times New Roman"/>
          <w:color w:val="000000" w:themeColor="text1"/>
          <w:sz w:val="32"/>
          <w:szCs w:val="32"/>
        </w:rPr>
        <w:t>locking</w:t>
      </w:r>
      <w:r w:rsidR="00D91400" w:rsidRPr="007E335E">
        <w:rPr>
          <w:rFonts w:ascii="Times New Roman" w:hAnsi="Times New Roman" w:cs="Times New Roman"/>
          <w:color w:val="000000" w:themeColor="text1"/>
          <w:sz w:val="32"/>
          <w:szCs w:val="32"/>
        </w:rPr>
        <w:t xml:space="preserve"> using post</w:t>
      </w:r>
      <w:ins w:id="409" w:author="Benedict, Jim" w:date="2020-06-03T16:52:00Z">
        <w:r w:rsidR="008A197E">
          <w:rPr>
            <w:rFonts w:ascii="Times New Roman" w:hAnsi="Times New Roman" w:cs="Times New Roman"/>
            <w:color w:val="000000" w:themeColor="text1"/>
            <w:sz w:val="32"/>
            <w:szCs w:val="32"/>
          </w:rPr>
          <w:t>-</w:t>
        </w:r>
      </w:ins>
      <w:r w:rsidR="00D91400" w:rsidRPr="007E335E">
        <w:rPr>
          <w:rFonts w:ascii="Times New Roman" w:hAnsi="Times New Roman" w:cs="Times New Roman"/>
          <w:color w:val="000000" w:themeColor="text1"/>
          <w:sz w:val="32"/>
          <w:szCs w:val="32"/>
        </w:rPr>
        <w:t>run scripts</w:t>
      </w:r>
    </w:p>
    <w:p w14:paraId="00B0730A" w14:textId="77777777" w:rsidR="00F2244A" w:rsidRDefault="00F2244A" w:rsidP="00031579">
      <w:pPr>
        <w:rPr>
          <w:b/>
          <w:bCs/>
          <w:i/>
          <w:iCs/>
        </w:rPr>
      </w:pPr>
    </w:p>
    <w:p w14:paraId="725BC400" w14:textId="0B107372" w:rsidR="00031579" w:rsidRPr="00891AAD" w:rsidRDefault="00031579" w:rsidP="00031579">
      <w:pPr>
        <w:rPr>
          <w:sz w:val="22"/>
          <w:szCs w:val="22"/>
        </w:rPr>
      </w:pPr>
      <w:commentRangeStart w:id="410"/>
      <w:r w:rsidRPr="00891AAD">
        <w:rPr>
          <w:b/>
          <w:bCs/>
          <w:i/>
          <w:iCs/>
          <w:sz w:val="22"/>
          <w:szCs w:val="22"/>
        </w:rPr>
        <w:t>For non-shuffled simulations</w:t>
      </w:r>
      <w:commentRangeEnd w:id="410"/>
      <w:r w:rsidR="007F71C3">
        <w:rPr>
          <w:rStyle w:val="CommentReference"/>
        </w:rPr>
        <w:commentReference w:id="410"/>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ins w:id="411" w:author="Benedict, Jim" w:date="2020-06-03T16:53:00Z">
        <w:r w:rsidR="008A197E" w:rsidRPr="00104A22">
          <w:rPr>
            <w:rFonts w:ascii="Menlo" w:hAnsi="Menlo" w:cs="Menlo"/>
            <w:sz w:val="22"/>
            <w:szCs w:val="22"/>
          </w:rPr>
          <w:t>adjustCloudData</w:t>
        </w:r>
        <w:r w:rsidR="008A197E">
          <w:rPr>
            <w:rFonts w:ascii="Menlo" w:hAnsi="Menlo" w:cs="Menlo"/>
            <w:sz w:val="22"/>
            <w:szCs w:val="22"/>
          </w:rPr>
          <w:t>.py</w:t>
        </w:r>
      </w:ins>
      <w:del w:id="412" w:author="Benedict, Jim" w:date="2020-06-03T16:53:00Z">
        <w:r w:rsidRPr="00104A22" w:rsidDel="008A197E">
          <w:rPr>
            <w:rFonts w:ascii="Menlo" w:hAnsi="Menlo" w:cs="Menlo"/>
            <w:sz w:val="22"/>
            <w:szCs w:val="22"/>
          </w:rPr>
          <w:delText>adjustCloudData</w:delText>
        </w:r>
      </w:del>
      <w:r w:rsidRPr="00891AAD">
        <w:rPr>
          <w:sz w:val="22"/>
          <w:szCs w:val="22"/>
        </w:rPr>
        <w:t xml:space="preserve"> is called, </w:t>
      </w:r>
      <w:ins w:id="413" w:author="Benedict, Jim" w:date="2020-06-03T16:53:00Z">
        <w:r w:rsidR="008A197E" w:rsidRPr="00104A22">
          <w:rPr>
            <w:rFonts w:ascii="Menlo" w:hAnsi="Menlo" w:cs="Menlo"/>
            <w:sz w:val="22"/>
            <w:szCs w:val="22"/>
          </w:rPr>
          <w:t>adjustCloudData</w:t>
        </w:r>
        <w:r w:rsidR="008A197E">
          <w:rPr>
            <w:rFonts w:ascii="Menlo" w:hAnsi="Menlo" w:cs="Menlo"/>
            <w:sz w:val="22"/>
            <w:szCs w:val="22"/>
          </w:rPr>
          <w:t>.py</w:t>
        </w:r>
      </w:ins>
      <w:del w:id="414" w:author="Benedict, Jim" w:date="2020-06-03T16:53:00Z">
        <w:r w:rsidRPr="00104A22" w:rsidDel="008A197E">
          <w:rPr>
            <w:rFonts w:ascii="Menlo" w:hAnsi="Menlo" w:cs="Menlo"/>
            <w:sz w:val="22"/>
            <w:szCs w:val="22"/>
          </w:rPr>
          <w:delText>adjustCloudData</w:delText>
        </w:r>
      </w:del>
      <w:r w:rsidRPr="00891AAD">
        <w:rPr>
          <w:sz w:val="22"/>
          <w:szCs w:val="22"/>
        </w:rPr>
        <w:t xml:space="preserve"> calls </w:t>
      </w:r>
      <w:proofErr w:type="spellStart"/>
      <w:r w:rsidRPr="00104A22">
        <w:rPr>
          <w:rFonts w:ascii="Menlo" w:hAnsi="Menlo" w:cs="Menlo"/>
          <w:sz w:val="22"/>
          <w:szCs w:val="22"/>
        </w:rPr>
        <w:t>cloudLockChangeDate.ncl</w:t>
      </w:r>
      <w:proofErr w:type="spellEnd"/>
      <w:r w:rsidRPr="00891AAD">
        <w:rPr>
          <w:sz w:val="22"/>
          <w:szCs w:val="22"/>
        </w:rPr>
        <w:t xml:space="preserve">, and </w:t>
      </w:r>
      <w:proofErr w:type="spellStart"/>
      <w:r w:rsidRPr="00104A22">
        <w:rPr>
          <w:rFonts w:ascii="Menlo" w:hAnsi="Menlo" w:cs="Menlo"/>
          <w:sz w:val="22"/>
          <w:szCs w:val="22"/>
        </w:rPr>
        <w:t>cloudLockChangeDate.ncl</w:t>
      </w:r>
      <w:proofErr w:type="spellEnd"/>
      <w:r w:rsidRPr="00891AAD">
        <w:rPr>
          <w:sz w:val="22"/>
          <w:szCs w:val="22"/>
        </w:rPr>
        <w:t xml:space="preserve"> increments the 'date' year stamp by 1 in each cloud data file.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ins w:id="415" w:author="Benedict, Jim" w:date="2020-06-03T16:53:00Z">
        <w:r w:rsidR="008A197E" w:rsidRPr="00104A22">
          <w:rPr>
            <w:rFonts w:ascii="Menlo" w:hAnsi="Menlo" w:cs="Menlo"/>
            <w:sz w:val="22"/>
            <w:szCs w:val="22"/>
          </w:rPr>
          <w:t>adjustCloudData</w:t>
        </w:r>
        <w:r w:rsidR="008A197E">
          <w:rPr>
            <w:rFonts w:ascii="Menlo" w:hAnsi="Menlo" w:cs="Menlo"/>
            <w:sz w:val="22"/>
            <w:szCs w:val="22"/>
          </w:rPr>
          <w:t>.py</w:t>
        </w:r>
      </w:ins>
      <w:del w:id="416" w:author="Benedict, Jim" w:date="2020-06-03T16:53:00Z">
        <w:r w:rsidRPr="00891AAD" w:rsidDel="008A197E">
          <w:rPr>
            <w:sz w:val="22"/>
            <w:szCs w:val="22"/>
          </w:rPr>
          <w:delText>adjustCloudData.py</w:delText>
        </w:r>
      </w:del>
      <w:r w:rsidRPr="00891AAD">
        <w:rPr>
          <w:sz w:val="22"/>
          <w:szCs w:val="22"/>
        </w:rPr>
        <w:t xml:space="preserve"> finishes, the next CESM 1-year job is submitted and the process repeats.</w:t>
      </w:r>
    </w:p>
    <w:p w14:paraId="457B2F2F" w14:textId="77777777" w:rsidR="00031579" w:rsidRPr="00891AAD" w:rsidRDefault="00031579" w:rsidP="00031579">
      <w:pPr>
        <w:rPr>
          <w:sz w:val="22"/>
          <w:szCs w:val="22"/>
        </w:rPr>
      </w:pPr>
    </w:p>
    <w:p w14:paraId="21CDE93B" w14:textId="2F586DCC" w:rsidR="00031579" w:rsidRPr="00891AAD" w:rsidRDefault="00031579" w:rsidP="00031579">
      <w:pPr>
        <w:rPr>
          <w:sz w:val="22"/>
          <w:szCs w:val="22"/>
        </w:rPr>
      </w:pPr>
      <w:r w:rsidRPr="00891AAD">
        <w:rPr>
          <w:b/>
          <w:bCs/>
          <w:i/>
          <w:iCs/>
          <w:sz w:val="22"/>
          <w:szCs w:val="22"/>
        </w:rPr>
        <w:t>For shuffled simulations:</w:t>
      </w:r>
      <w:r w:rsidRPr="00891AAD">
        <w:rPr>
          <w:sz w:val="22"/>
          <w:szCs w:val="22"/>
        </w:rPr>
        <w:t xml:space="preserve"> The CESM </w:t>
      </w:r>
      <w:r w:rsidR="00166D75">
        <w:rPr>
          <w:sz w:val="22"/>
          <w:szCs w:val="22"/>
        </w:rPr>
        <w:t>cloud locking</w:t>
      </w:r>
      <w:r w:rsidRPr="00891AAD">
        <w:rPr>
          <w:sz w:val="22"/>
          <w:szCs w:val="22"/>
        </w:rPr>
        <w:t xml:space="preserve"> simulation executes for 1 year. If the 1-yr run finishes without errors, </w:t>
      </w:r>
      <w:ins w:id="417" w:author="Benedict, Jim" w:date="2020-06-03T16:54:00Z">
        <w:r w:rsidR="00E454E1" w:rsidRPr="00104A22">
          <w:rPr>
            <w:rFonts w:ascii="Menlo" w:hAnsi="Menlo" w:cs="Menlo"/>
            <w:sz w:val="22"/>
            <w:szCs w:val="22"/>
          </w:rPr>
          <w:t>adjustCloudData</w:t>
        </w:r>
        <w:r w:rsidR="00E454E1">
          <w:rPr>
            <w:rFonts w:ascii="Menlo" w:hAnsi="Menlo" w:cs="Menlo"/>
            <w:sz w:val="22"/>
            <w:szCs w:val="22"/>
          </w:rPr>
          <w:t>.py</w:t>
        </w:r>
      </w:ins>
      <w:del w:id="418" w:author="Benedict, Jim" w:date="2020-06-03T16:54:00Z">
        <w:r w:rsidRPr="00104A22" w:rsidDel="00E454E1">
          <w:rPr>
            <w:rFonts w:ascii="Menlo" w:hAnsi="Menlo" w:cs="Menlo"/>
            <w:sz w:val="22"/>
            <w:szCs w:val="22"/>
          </w:rPr>
          <w:delText>adjustCloudDat</w:delText>
        </w:r>
        <w:r w:rsidR="00104A22" w:rsidDel="00E454E1">
          <w:rPr>
            <w:rFonts w:ascii="Menlo" w:hAnsi="Menlo" w:cs="Menlo"/>
            <w:sz w:val="22"/>
            <w:szCs w:val="22"/>
          </w:rPr>
          <w:delText>a</w:delText>
        </w:r>
      </w:del>
      <w:r w:rsidRPr="00891AAD">
        <w:rPr>
          <w:sz w:val="22"/>
          <w:szCs w:val="22"/>
        </w:rPr>
        <w:t xml:space="preserve"> is called,</w:t>
      </w:r>
      <w:ins w:id="419" w:author="Benedict, Jim" w:date="2020-06-03T16:54:00Z">
        <w:r w:rsidR="00E454E1">
          <w:rPr>
            <w:sz w:val="22"/>
            <w:szCs w:val="22"/>
          </w:rPr>
          <w:t xml:space="preserve"> and</w:t>
        </w:r>
      </w:ins>
      <w:r w:rsidRPr="00891AAD">
        <w:rPr>
          <w:sz w:val="22"/>
          <w:szCs w:val="22"/>
        </w:rPr>
        <w:t xml:space="preserve"> </w:t>
      </w:r>
      <w:ins w:id="420" w:author="Benedict, Jim" w:date="2020-06-03T16:54:00Z">
        <w:r w:rsidR="00E454E1" w:rsidRPr="00104A22">
          <w:rPr>
            <w:rFonts w:ascii="Menlo" w:hAnsi="Menlo" w:cs="Menlo"/>
            <w:sz w:val="22"/>
            <w:szCs w:val="22"/>
          </w:rPr>
          <w:t>adjustCloudData</w:t>
        </w:r>
        <w:r w:rsidR="00E454E1">
          <w:rPr>
            <w:rFonts w:ascii="Menlo" w:hAnsi="Menlo" w:cs="Menlo"/>
            <w:sz w:val="22"/>
            <w:szCs w:val="22"/>
          </w:rPr>
          <w:t>.py</w:t>
        </w:r>
      </w:ins>
      <w:del w:id="421" w:author="Benedict, Jim" w:date="2020-06-03T16:54:00Z">
        <w:r w:rsidRPr="00104A22" w:rsidDel="00E454E1">
          <w:rPr>
            <w:rFonts w:ascii="Menlo" w:hAnsi="Menlo" w:cs="Menlo"/>
            <w:sz w:val="22"/>
            <w:szCs w:val="22"/>
          </w:rPr>
          <w:delText>adjustCloudData</w:delText>
        </w:r>
      </w:del>
      <w:r w:rsidRPr="00891AAD">
        <w:rPr>
          <w:sz w:val="22"/>
          <w:szCs w:val="22"/>
        </w:rPr>
        <w:t xml:space="preserve"> calls </w:t>
      </w:r>
      <w:proofErr w:type="spellStart"/>
      <w:r w:rsidRPr="00104A22">
        <w:rPr>
          <w:rFonts w:ascii="Menlo" w:hAnsi="Menlo" w:cs="Menlo"/>
          <w:sz w:val="22"/>
          <w:szCs w:val="22"/>
        </w:rPr>
        <w:t>sequenceCloudData.ncl</w:t>
      </w:r>
      <w:proofErr w:type="spellEnd"/>
      <w:r w:rsidRPr="00891AAD">
        <w:rPr>
          <w:sz w:val="22"/>
          <w:szCs w:val="22"/>
        </w:rPr>
        <w:t xml:space="preserve">. This </w:t>
      </w:r>
      <w:del w:id="422" w:author="Benedict, Jim" w:date="2020-06-03T16:55:00Z">
        <w:r w:rsidRPr="00891AAD" w:rsidDel="000E031D">
          <w:rPr>
            <w:sz w:val="22"/>
            <w:szCs w:val="22"/>
          </w:rPr>
          <w:delText xml:space="preserve">code </w:delText>
        </w:r>
      </w:del>
      <w:ins w:id="423" w:author="Benedict, Jim" w:date="2020-06-03T16:55:00Z">
        <w:r w:rsidR="000E031D">
          <w:rPr>
            <w:sz w:val="22"/>
            <w:szCs w:val="22"/>
          </w:rPr>
          <w:t>script</w:t>
        </w:r>
        <w:r w:rsidR="000E031D" w:rsidRPr="00891AAD">
          <w:rPr>
            <w:sz w:val="22"/>
            <w:szCs w:val="22"/>
          </w:rPr>
          <w:t xml:space="preserve"> </w:t>
        </w:r>
        <w:r w:rsidR="000E031D">
          <w:rPr>
            <w:sz w:val="22"/>
            <w:szCs w:val="22"/>
          </w:rPr>
          <w:t>re-sequences the staged (prescribed) cl</w:t>
        </w:r>
      </w:ins>
      <w:ins w:id="424" w:author="Benedict, Jim" w:date="2020-06-03T16:56:00Z">
        <w:r w:rsidR="000E031D">
          <w:rPr>
            <w:sz w:val="22"/>
            <w:szCs w:val="22"/>
          </w:rPr>
          <w:t xml:space="preserve">oud data </w:t>
        </w:r>
      </w:ins>
      <w:ins w:id="425" w:author="Benedict, Jim" w:date="2020-06-03T17:02:00Z">
        <w:r w:rsidR="000E031D">
          <w:rPr>
            <w:sz w:val="22"/>
            <w:szCs w:val="22"/>
          </w:rPr>
          <w:t xml:space="preserve">in </w:t>
        </w:r>
      </w:ins>
      <w:proofErr w:type="spellStart"/>
      <w:ins w:id="426" w:author="Benedict, Jim" w:date="2020-06-03T17:03:00Z">
        <w:r w:rsidR="000E031D" w:rsidRPr="00104A22">
          <w:rPr>
            <w:rFonts w:ascii="Menlo" w:hAnsi="Menlo" w:cs="Menlo"/>
            <w:sz w:val="22"/>
            <w:szCs w:val="22"/>
          </w:rPr>
          <w:t>dataFiles</w:t>
        </w:r>
      </w:ins>
      <w:proofErr w:type="spellEnd"/>
      <w:ins w:id="427" w:author="Benedict, Jim" w:date="2020-06-04T08:03:00Z">
        <w:r w:rsidR="00613C17">
          <w:rPr>
            <w:rFonts w:ascii="Menlo" w:hAnsi="Menlo" w:cs="Menlo"/>
            <w:sz w:val="22"/>
            <w:szCs w:val="22"/>
          </w:rPr>
          <w:t>/</w:t>
        </w:r>
      </w:ins>
      <w:ins w:id="428" w:author="Benedict, Jim" w:date="2020-06-03T17:03:00Z">
        <w:r w:rsidR="000E031D">
          <w:rPr>
            <w:sz w:val="22"/>
            <w:szCs w:val="22"/>
          </w:rPr>
          <w:t xml:space="preserve"> </w:t>
        </w:r>
      </w:ins>
      <w:ins w:id="429" w:author="Benedict, Jim" w:date="2020-06-03T16:56:00Z">
        <w:r w:rsidR="000E031D">
          <w:rPr>
            <w:sz w:val="22"/>
            <w:szCs w:val="22"/>
          </w:rPr>
          <w:t xml:space="preserve">by </w:t>
        </w:r>
      </w:ins>
      <w:ins w:id="430" w:author="Benedict, Jim" w:date="2020-06-03T16:57:00Z">
        <w:r w:rsidR="000E031D">
          <w:rPr>
            <w:sz w:val="22"/>
            <w:szCs w:val="22"/>
          </w:rPr>
          <w:t>retrieving</w:t>
        </w:r>
      </w:ins>
      <w:ins w:id="431" w:author="Benedict, Jim" w:date="2020-06-03T16:58:00Z">
        <w:r w:rsidR="000E031D">
          <w:rPr>
            <w:sz w:val="22"/>
            <w:szCs w:val="22"/>
          </w:rPr>
          <w:t xml:space="preserve">, for </w:t>
        </w:r>
      </w:ins>
      <w:ins w:id="432" w:author="Benedict, Jim" w:date="2020-06-03T17:01:00Z">
        <w:r w:rsidR="000E031D">
          <w:rPr>
            <w:sz w:val="22"/>
            <w:szCs w:val="22"/>
          </w:rPr>
          <w:t>each sub-daily time step</w:t>
        </w:r>
      </w:ins>
      <w:ins w:id="433" w:author="Benedict, Jim" w:date="2020-06-03T16:59:00Z">
        <w:r w:rsidR="000E031D">
          <w:rPr>
            <w:sz w:val="22"/>
            <w:szCs w:val="22"/>
          </w:rPr>
          <w:t xml:space="preserve"> and</w:t>
        </w:r>
      </w:ins>
      <w:ins w:id="434" w:author="Benedict, Jim" w:date="2020-06-03T17:01:00Z">
        <w:r w:rsidR="000E031D">
          <w:rPr>
            <w:sz w:val="22"/>
            <w:szCs w:val="22"/>
          </w:rPr>
          <w:t xml:space="preserve"> each </w:t>
        </w:r>
      </w:ins>
      <w:ins w:id="435" w:author="Benedict, Jim" w:date="2020-06-03T16:59:00Z">
        <w:r w:rsidR="000E031D">
          <w:rPr>
            <w:sz w:val="22"/>
            <w:szCs w:val="22"/>
          </w:rPr>
          <w:t xml:space="preserve">calendar day (to preserve the </w:t>
        </w:r>
      </w:ins>
      <w:ins w:id="436" w:author="Benedict, Jim" w:date="2020-06-03T17:00:00Z">
        <w:r w:rsidR="000E031D">
          <w:rPr>
            <w:sz w:val="22"/>
            <w:szCs w:val="22"/>
          </w:rPr>
          <w:t xml:space="preserve">diurnal and </w:t>
        </w:r>
      </w:ins>
      <w:ins w:id="437" w:author="Benedict, Jim" w:date="2020-06-03T16:59:00Z">
        <w:r w:rsidR="000E031D">
          <w:rPr>
            <w:sz w:val="22"/>
            <w:szCs w:val="22"/>
          </w:rPr>
          <w:t>seasonal cycle</w:t>
        </w:r>
      </w:ins>
      <w:ins w:id="438" w:author="Benedict, Jim" w:date="2020-06-03T17:00:00Z">
        <w:r w:rsidR="000E031D">
          <w:rPr>
            <w:sz w:val="22"/>
            <w:szCs w:val="22"/>
          </w:rPr>
          <w:t>s</w:t>
        </w:r>
      </w:ins>
      <w:ins w:id="439" w:author="Benedict, Jim" w:date="2020-06-03T16:59:00Z">
        <w:r w:rsidR="000E031D">
          <w:rPr>
            <w:sz w:val="22"/>
            <w:szCs w:val="22"/>
          </w:rPr>
          <w:t>)</w:t>
        </w:r>
      </w:ins>
      <w:ins w:id="440" w:author="Benedict, Jim" w:date="2020-06-03T16:58:00Z">
        <w:r w:rsidR="000E031D">
          <w:rPr>
            <w:sz w:val="22"/>
            <w:szCs w:val="22"/>
          </w:rPr>
          <w:t xml:space="preserve">, </w:t>
        </w:r>
      </w:ins>
      <w:ins w:id="441" w:author="Benedict, Jim" w:date="2020-06-03T17:00:00Z">
        <w:r w:rsidR="000E031D">
          <w:rPr>
            <w:sz w:val="22"/>
            <w:szCs w:val="22"/>
          </w:rPr>
          <w:t>cloud properties from a</w:t>
        </w:r>
      </w:ins>
      <w:ins w:id="442" w:author="Benedict, Jim" w:date="2020-06-03T16:58:00Z">
        <w:r w:rsidR="000E031D">
          <w:rPr>
            <w:sz w:val="22"/>
            <w:szCs w:val="22"/>
          </w:rPr>
          <w:t xml:space="preserve"> randomly selected year</w:t>
        </w:r>
      </w:ins>
      <w:ins w:id="443" w:author="Benedict, Jim" w:date="2020-06-03T17:00:00Z">
        <w:r w:rsidR="000E031D">
          <w:rPr>
            <w:sz w:val="22"/>
            <w:szCs w:val="22"/>
          </w:rPr>
          <w:t xml:space="preserve"> within the data pool</w:t>
        </w:r>
      </w:ins>
      <w:ins w:id="444" w:author="Benedict, Jim" w:date="2020-06-03T17:05:00Z">
        <w:r w:rsidR="000E031D">
          <w:rPr>
            <w:sz w:val="22"/>
            <w:szCs w:val="22"/>
          </w:rPr>
          <w:t xml:space="preserve"> (</w:t>
        </w:r>
        <w:proofErr w:type="spellStart"/>
        <w:r w:rsidR="00B6082F">
          <w:rPr>
            <w:rFonts w:ascii="Menlo" w:hAnsi="Menlo" w:cs="Menlo"/>
            <w:sz w:val="22"/>
            <w:szCs w:val="22"/>
          </w:rPr>
          <w:t>rawD</w:t>
        </w:r>
        <w:r w:rsidR="000E031D" w:rsidRPr="00104A22">
          <w:rPr>
            <w:rFonts w:ascii="Menlo" w:hAnsi="Menlo" w:cs="Menlo"/>
            <w:sz w:val="22"/>
            <w:szCs w:val="22"/>
          </w:rPr>
          <w:t>ata</w:t>
        </w:r>
      </w:ins>
      <w:proofErr w:type="spellEnd"/>
      <w:ins w:id="445" w:author="Benedict, Jim" w:date="2020-06-04T08:03:00Z">
        <w:r w:rsidR="00613C17">
          <w:rPr>
            <w:rFonts w:ascii="Menlo" w:hAnsi="Menlo" w:cs="Menlo"/>
            <w:sz w:val="22"/>
            <w:szCs w:val="22"/>
          </w:rPr>
          <w:t>/</w:t>
        </w:r>
      </w:ins>
      <w:ins w:id="446" w:author="Benedict, Jim" w:date="2020-06-03T17:06:00Z">
        <w:r w:rsidR="00B6082F">
          <w:rPr>
            <w:rFonts w:ascii="Menlo" w:hAnsi="Menlo" w:cs="Menlo"/>
            <w:sz w:val="22"/>
            <w:szCs w:val="22"/>
          </w:rPr>
          <w:t xml:space="preserve"> </w:t>
        </w:r>
        <w:r w:rsidR="00B6082F">
          <w:rPr>
            <w:sz w:val="22"/>
            <w:szCs w:val="22"/>
          </w:rPr>
          <w:t>directory)</w:t>
        </w:r>
      </w:ins>
      <w:ins w:id="447" w:author="Benedict, Jim" w:date="2020-06-03T17:00:00Z">
        <w:r w:rsidR="000E031D">
          <w:rPr>
            <w:sz w:val="22"/>
            <w:szCs w:val="22"/>
          </w:rPr>
          <w:t>.</w:t>
        </w:r>
      </w:ins>
      <w:ins w:id="448" w:author="Benedict, Jim" w:date="2020-06-03T16:58:00Z">
        <w:r w:rsidR="000E031D">
          <w:rPr>
            <w:sz w:val="22"/>
            <w:szCs w:val="22"/>
          </w:rPr>
          <w:t xml:space="preserve"> </w:t>
        </w:r>
      </w:ins>
      <w:ins w:id="449" w:author="Benedict, Jim" w:date="2020-06-03T16:57:00Z">
        <w:r w:rsidR="000E031D">
          <w:rPr>
            <w:sz w:val="22"/>
            <w:szCs w:val="22"/>
          </w:rPr>
          <w:t xml:space="preserve"> </w:t>
        </w:r>
      </w:ins>
      <w:del w:id="450" w:author="Benedict, Jim" w:date="2020-06-03T17:03:00Z">
        <w:r w:rsidRPr="00891AAD" w:rsidDel="000E031D">
          <w:rPr>
            <w:sz w:val="22"/>
            <w:szCs w:val="22"/>
          </w:rPr>
          <w:delText xml:space="preserve">grabs a specific timestep randomly among the years available from the user’s cloud parameter output, repeats for every timestep of a year, and then compiles this newly shuffled data in the staging directory, </w:delText>
        </w:r>
        <w:r w:rsidRPr="00104A22" w:rsidDel="000E031D">
          <w:rPr>
            <w:rFonts w:ascii="Menlo" w:hAnsi="Menlo" w:cs="Menlo"/>
            <w:sz w:val="22"/>
            <w:szCs w:val="22"/>
          </w:rPr>
          <w:delText>dataFiles</w:delText>
        </w:r>
        <w:r w:rsidRPr="00891AAD" w:rsidDel="000E031D">
          <w:rPr>
            <w:sz w:val="22"/>
            <w:szCs w:val="22"/>
          </w:rPr>
          <w:delText xml:space="preserve">. </w:delText>
        </w:r>
      </w:del>
      <w:r w:rsidRPr="00891AAD">
        <w:rPr>
          <w:sz w:val="22"/>
          <w:szCs w:val="22"/>
        </w:rPr>
        <w:t xml:space="preserve">Thus, a </w:t>
      </w:r>
      <w:r w:rsidRPr="00891AAD">
        <w:rPr>
          <w:b/>
          <w:bCs/>
          <w:sz w:val="22"/>
          <w:szCs w:val="22"/>
          <w:u w:val="single"/>
        </w:rPr>
        <w:t>single year (</w:t>
      </w:r>
      <w:commentRangeStart w:id="451"/>
      <w:r w:rsidRPr="00891AAD">
        <w:rPr>
          <w:b/>
          <w:bCs/>
          <w:sz w:val="22"/>
          <w:szCs w:val="22"/>
          <w:u w:val="single"/>
        </w:rPr>
        <w:t>365</w:t>
      </w:r>
      <w:commentRangeEnd w:id="451"/>
      <w:r w:rsidR="00F11722">
        <w:rPr>
          <w:rStyle w:val="CommentReference"/>
        </w:rPr>
        <w:commentReference w:id="451"/>
      </w:r>
      <w:r w:rsidRPr="00891AAD">
        <w:rPr>
          <w:b/>
          <w:bCs/>
          <w:sz w:val="22"/>
          <w:szCs w:val="22"/>
          <w:u w:val="single"/>
        </w:rPr>
        <w:t xml:space="preserve"> files)</w:t>
      </w:r>
      <w:r w:rsidRPr="00891AAD">
        <w:rPr>
          <w:sz w:val="22"/>
          <w:szCs w:val="22"/>
        </w:rPr>
        <w:t xml:space="preserve"> of staged cloud data files exist in this directory. Names of these files are not important; what is important is that the year stamps of the </w:t>
      </w:r>
      <w:r w:rsidRPr="000F7616">
        <w:rPr>
          <w:rFonts w:ascii="Menlo" w:hAnsi="Menlo" w:cs="Menlo"/>
          <w:sz w:val="22"/>
          <w:szCs w:val="22"/>
        </w:rPr>
        <w:t>date</w:t>
      </w:r>
      <w:r w:rsidRPr="00891AAD">
        <w:rPr>
          <w:sz w:val="22"/>
          <w:szCs w:val="22"/>
        </w:rPr>
        <w:t xml:space="preserve"> variable have been rolled back to "1" (if the cloud locking run is started from Year 1).  No changes to the symbolic links in the </w:t>
      </w:r>
      <w:proofErr w:type="spellStart"/>
      <w:r w:rsidRPr="00104A22">
        <w:rPr>
          <w:rFonts w:ascii="Menlo" w:hAnsi="Menlo" w:cs="Menlo"/>
          <w:sz w:val="22"/>
          <w:szCs w:val="22"/>
        </w:rPr>
        <w:t>symLinks</w:t>
      </w:r>
      <w:proofErr w:type="spellEnd"/>
      <w:r w:rsidRPr="00891AAD">
        <w:rPr>
          <w:sz w:val="22"/>
          <w:szCs w:val="22"/>
        </w:rPr>
        <w:t xml:space="preserve"> directory are necessary. Once </w:t>
      </w:r>
      <w:ins w:id="452" w:author="Benedict, Jim" w:date="2020-06-03T17:03:00Z">
        <w:r w:rsidR="000E031D" w:rsidRPr="00104A22">
          <w:rPr>
            <w:rFonts w:ascii="Menlo" w:hAnsi="Menlo" w:cs="Menlo"/>
            <w:sz w:val="22"/>
            <w:szCs w:val="22"/>
          </w:rPr>
          <w:t>adjustCloudData</w:t>
        </w:r>
        <w:r w:rsidR="000E031D">
          <w:rPr>
            <w:rFonts w:ascii="Menlo" w:hAnsi="Menlo" w:cs="Menlo"/>
            <w:sz w:val="22"/>
            <w:szCs w:val="22"/>
          </w:rPr>
          <w:t>.py</w:t>
        </w:r>
      </w:ins>
      <w:del w:id="453" w:author="Benedict, Jim" w:date="2020-06-03T17:03:00Z">
        <w:r w:rsidRPr="00104A22" w:rsidDel="000E031D">
          <w:rPr>
            <w:rFonts w:ascii="Menlo" w:hAnsi="Menlo" w:cs="Menlo"/>
            <w:sz w:val="22"/>
            <w:szCs w:val="22"/>
          </w:rPr>
          <w:delText>adjustCloudData</w:delText>
        </w:r>
      </w:del>
      <w:r w:rsidRPr="00891AAD">
        <w:rPr>
          <w:sz w:val="22"/>
          <w:szCs w:val="22"/>
        </w:rPr>
        <w:t xml:space="preserve"> finishes, the next CESM 1-year job is submitted and the process repeats. This reshuffling takes around an hour to complete on Cheyenne.</w:t>
      </w:r>
    </w:p>
    <w:p w14:paraId="67E89C73" w14:textId="73793706" w:rsidR="00296945" w:rsidRPr="00891AAD" w:rsidRDefault="00296945" w:rsidP="0024337B">
      <w:pPr>
        <w:rPr>
          <w:sz w:val="22"/>
          <w:szCs w:val="22"/>
        </w:rPr>
      </w:pPr>
    </w:p>
    <w:p w14:paraId="23C2068B" w14:textId="5B4239E1" w:rsidR="00D62944" w:rsidRPr="00891AAD" w:rsidRDefault="00D62944" w:rsidP="0024337B">
      <w:pPr>
        <w:pStyle w:val="ListParagraph"/>
        <w:numPr>
          <w:ilvl w:val="0"/>
          <w:numId w:val="17"/>
        </w:numPr>
        <w:rPr>
          <w:sz w:val="22"/>
          <w:szCs w:val="22"/>
        </w:rPr>
      </w:pPr>
      <w:r w:rsidRPr="00891AAD">
        <w:rPr>
          <w:sz w:val="22"/>
          <w:szCs w:val="22"/>
        </w:rPr>
        <w:t xml:space="preserve">Set up file directories for </w:t>
      </w:r>
      <w:r w:rsidR="00166D75">
        <w:rPr>
          <w:sz w:val="22"/>
          <w:szCs w:val="22"/>
        </w:rPr>
        <w:t>cloud locking</w:t>
      </w:r>
      <w:r w:rsidRPr="00891AAD">
        <w:rPr>
          <w:sz w:val="22"/>
          <w:szCs w:val="22"/>
        </w:rPr>
        <w:t>:</w:t>
      </w:r>
    </w:p>
    <w:p w14:paraId="6581B60B" w14:textId="37226858" w:rsidR="00D62944" w:rsidRPr="00891AAD" w:rsidRDefault="00D62944" w:rsidP="0024337B">
      <w:pPr>
        <w:pStyle w:val="ListParagraph"/>
        <w:numPr>
          <w:ilvl w:val="1"/>
          <w:numId w:val="17"/>
        </w:numPr>
        <w:rPr>
          <w:sz w:val="22"/>
          <w:szCs w:val="22"/>
        </w:rPr>
      </w:pPr>
      <w:r w:rsidRPr="00891AAD">
        <w:rPr>
          <w:sz w:val="22"/>
          <w:szCs w:val="22"/>
        </w:rPr>
        <w:t>Staging directory (</w:t>
      </w:r>
      <w:proofErr w:type="spellStart"/>
      <w:r w:rsidR="000F7616" w:rsidRPr="000F7616">
        <w:rPr>
          <w:rFonts w:ascii="Menlo" w:hAnsi="Menlo" w:cs="Menlo"/>
          <w:sz w:val="22"/>
          <w:szCs w:val="22"/>
        </w:rPr>
        <w:t>d</w:t>
      </w:r>
      <w:r w:rsidRPr="000F7616">
        <w:rPr>
          <w:rFonts w:ascii="Menlo" w:hAnsi="Menlo" w:cs="Menlo"/>
          <w:sz w:val="22"/>
          <w:szCs w:val="22"/>
        </w:rPr>
        <w:t>ataFiles</w:t>
      </w:r>
      <w:proofErr w:type="spellEnd"/>
      <w:r w:rsidR="0067378B">
        <w:rPr>
          <w:rFonts w:ascii="Menlo" w:hAnsi="Menlo" w:cs="Menlo"/>
          <w:sz w:val="22"/>
          <w:szCs w:val="22"/>
        </w:rPr>
        <w:t>/</w:t>
      </w:r>
      <w:r w:rsidRPr="00891AAD">
        <w:rPr>
          <w:sz w:val="22"/>
          <w:szCs w:val="22"/>
        </w:rPr>
        <w:t>)</w:t>
      </w:r>
    </w:p>
    <w:p w14:paraId="49B1E55A" w14:textId="2244CD06" w:rsidR="00D62944" w:rsidRPr="00891AAD" w:rsidRDefault="00D62944" w:rsidP="0024337B">
      <w:pPr>
        <w:pStyle w:val="ListParagraph"/>
        <w:numPr>
          <w:ilvl w:val="1"/>
          <w:numId w:val="17"/>
        </w:numPr>
        <w:rPr>
          <w:sz w:val="22"/>
          <w:szCs w:val="22"/>
        </w:rPr>
      </w:pPr>
      <w:r w:rsidRPr="00891AAD">
        <w:rPr>
          <w:sz w:val="22"/>
          <w:szCs w:val="22"/>
        </w:rPr>
        <w:t>Symbolic link directory (</w:t>
      </w:r>
      <w:proofErr w:type="spellStart"/>
      <w:r w:rsidRPr="000F7616">
        <w:rPr>
          <w:rFonts w:ascii="Menlo" w:hAnsi="Menlo" w:cs="Menlo"/>
          <w:sz w:val="22"/>
          <w:szCs w:val="22"/>
        </w:rPr>
        <w:t>symLinks</w:t>
      </w:r>
      <w:proofErr w:type="spellEnd"/>
      <w:r w:rsidR="0067378B">
        <w:rPr>
          <w:rFonts w:ascii="Menlo" w:hAnsi="Menlo" w:cs="Menlo"/>
          <w:sz w:val="22"/>
          <w:szCs w:val="22"/>
        </w:rPr>
        <w:t>/</w:t>
      </w:r>
      <w:r w:rsidRPr="00891AAD">
        <w:rPr>
          <w:sz w:val="22"/>
          <w:szCs w:val="22"/>
        </w:rPr>
        <w:t>)</w:t>
      </w:r>
      <w:r w:rsidR="00BC1330" w:rsidRPr="00891AAD">
        <w:rPr>
          <w:sz w:val="22"/>
          <w:szCs w:val="22"/>
        </w:rPr>
        <w:t xml:space="preserve">. </w:t>
      </w:r>
      <w:r w:rsidRPr="00891AAD">
        <w:rPr>
          <w:sz w:val="22"/>
          <w:szCs w:val="22"/>
        </w:rPr>
        <w:t xml:space="preserve">Static </w:t>
      </w:r>
      <w:proofErr w:type="spellStart"/>
      <w:r w:rsidRPr="00891AAD">
        <w:rPr>
          <w:sz w:val="22"/>
          <w:szCs w:val="22"/>
        </w:rPr>
        <w:t>symlinks</w:t>
      </w:r>
      <w:proofErr w:type="spellEnd"/>
      <w:r w:rsidRPr="00891AAD">
        <w:rPr>
          <w:sz w:val="22"/>
          <w:szCs w:val="22"/>
        </w:rPr>
        <w:t xml:space="preserve"> </w:t>
      </w:r>
      <w:del w:id="454" w:author="Benedict, Jim" w:date="2020-06-04T08:10:00Z">
        <w:r w:rsidRPr="00891AAD" w:rsidDel="00F11722">
          <w:rPr>
            <w:sz w:val="22"/>
            <w:szCs w:val="22"/>
          </w:rPr>
          <w:delText xml:space="preserve">to each file </w:delText>
        </w:r>
      </w:del>
      <w:r w:rsidRPr="00891AAD">
        <w:rPr>
          <w:sz w:val="22"/>
          <w:szCs w:val="22"/>
        </w:rPr>
        <w:t>are contained in a separate directory and are named sequentially (*_00001, *_00002, *_00003, …, *_0036</w:t>
      </w:r>
      <w:commentRangeStart w:id="455"/>
      <w:r w:rsidRPr="00891AAD">
        <w:rPr>
          <w:sz w:val="22"/>
          <w:szCs w:val="22"/>
        </w:rPr>
        <w:t>7</w:t>
      </w:r>
      <w:commentRangeEnd w:id="455"/>
      <w:r w:rsidR="00F11722">
        <w:rPr>
          <w:rStyle w:val="CommentReference"/>
        </w:rPr>
        <w:commentReference w:id="455"/>
      </w:r>
      <w:r w:rsidRPr="00891AAD">
        <w:rPr>
          <w:sz w:val="22"/>
          <w:szCs w:val="22"/>
        </w:rPr>
        <w:t>).</w:t>
      </w:r>
      <w:r w:rsidR="00E5350B" w:rsidRPr="00891AAD">
        <w:rPr>
          <w:sz w:val="22"/>
          <w:szCs w:val="22"/>
        </w:rPr>
        <w:t xml:space="preserve"> Each link points to the corresponding daily file in the </w:t>
      </w:r>
      <w:proofErr w:type="spellStart"/>
      <w:r w:rsidR="00E5350B" w:rsidRPr="000F7616">
        <w:rPr>
          <w:rFonts w:ascii="Menlo" w:hAnsi="Menlo" w:cs="Menlo"/>
          <w:sz w:val="22"/>
          <w:szCs w:val="22"/>
        </w:rPr>
        <w:t>dataFiles</w:t>
      </w:r>
      <w:proofErr w:type="spellEnd"/>
      <w:r w:rsidR="0067378B">
        <w:rPr>
          <w:rFonts w:ascii="Menlo" w:hAnsi="Menlo" w:cs="Menlo"/>
          <w:sz w:val="22"/>
          <w:szCs w:val="22"/>
        </w:rPr>
        <w:t>/</w:t>
      </w:r>
      <w:r w:rsidR="00E5350B" w:rsidRPr="00891AAD">
        <w:rPr>
          <w:sz w:val="22"/>
          <w:szCs w:val="22"/>
        </w:rPr>
        <w:t xml:space="preserve"> directory.</w:t>
      </w:r>
    </w:p>
    <w:p w14:paraId="48B88B6E" w14:textId="1AA5D9A8" w:rsidR="00D62944" w:rsidRPr="00891AAD" w:rsidRDefault="00D62944" w:rsidP="0024337B">
      <w:pPr>
        <w:pStyle w:val="ListParagraph"/>
        <w:numPr>
          <w:ilvl w:val="1"/>
          <w:numId w:val="17"/>
        </w:numPr>
        <w:rPr>
          <w:sz w:val="22"/>
          <w:szCs w:val="22"/>
        </w:rPr>
      </w:pPr>
      <w:r w:rsidRPr="00891AAD">
        <w:rPr>
          <w:sz w:val="22"/>
          <w:szCs w:val="22"/>
        </w:rPr>
        <w:t>Directory for script log files (</w:t>
      </w:r>
      <w:proofErr w:type="spellStart"/>
      <w:r w:rsidRPr="000F7616">
        <w:rPr>
          <w:rFonts w:ascii="Menlo" w:hAnsi="Menlo" w:cs="Menlo"/>
          <w:sz w:val="22"/>
          <w:szCs w:val="22"/>
        </w:rPr>
        <w:t>logFiles</w:t>
      </w:r>
      <w:proofErr w:type="spellEnd"/>
      <w:r w:rsidR="0067378B">
        <w:rPr>
          <w:rFonts w:ascii="Menlo" w:hAnsi="Menlo" w:cs="Menlo"/>
          <w:sz w:val="22"/>
          <w:szCs w:val="22"/>
        </w:rPr>
        <w:t>/</w:t>
      </w:r>
      <w:r w:rsidRPr="00891AAD">
        <w:rPr>
          <w:sz w:val="22"/>
          <w:szCs w:val="22"/>
        </w:rPr>
        <w:t>)</w:t>
      </w:r>
    </w:p>
    <w:p w14:paraId="6AC9DDB7" w14:textId="06AE69E6" w:rsidR="00D62944" w:rsidRPr="00891AAD" w:rsidRDefault="00D62944" w:rsidP="0024337B">
      <w:pPr>
        <w:pStyle w:val="ListParagraph"/>
        <w:numPr>
          <w:ilvl w:val="1"/>
          <w:numId w:val="17"/>
        </w:numPr>
        <w:rPr>
          <w:sz w:val="22"/>
          <w:szCs w:val="22"/>
        </w:rPr>
      </w:pPr>
      <w:r w:rsidRPr="00891AAD">
        <w:rPr>
          <w:sz w:val="22"/>
          <w:szCs w:val="22"/>
        </w:rPr>
        <w:t>If desired, a directory for a copy of the raw cloud parameter output data (</w:t>
      </w:r>
      <w:proofErr w:type="spellStart"/>
      <w:r w:rsidRPr="000F7616">
        <w:rPr>
          <w:rFonts w:ascii="Menlo" w:hAnsi="Menlo" w:cs="Menlo"/>
          <w:sz w:val="22"/>
          <w:szCs w:val="22"/>
        </w:rPr>
        <w:t>rawData</w:t>
      </w:r>
      <w:proofErr w:type="spellEnd"/>
      <w:r w:rsidR="0067378B">
        <w:rPr>
          <w:rFonts w:ascii="Menlo" w:hAnsi="Menlo" w:cs="Menlo"/>
          <w:sz w:val="22"/>
          <w:szCs w:val="22"/>
        </w:rPr>
        <w:t>/</w:t>
      </w:r>
      <w:r w:rsidRPr="00891AAD">
        <w:rPr>
          <w:sz w:val="22"/>
          <w:szCs w:val="22"/>
        </w:rPr>
        <w:t>)</w:t>
      </w:r>
      <w:r w:rsidR="00F07F95">
        <w:rPr>
          <w:sz w:val="22"/>
          <w:szCs w:val="22"/>
        </w:rPr>
        <w:t>. If the user choses to have this directory, this is where 2-hourly data outputted from Step 2 should go. Otherwise, the user should simply take note of where his/her outputted 2-hourly cloud data lives</w:t>
      </w:r>
      <w:ins w:id="456" w:author="Benedict, Jim" w:date="2020-06-04T08:15:00Z">
        <w:r w:rsidR="00A05278">
          <w:rPr>
            <w:sz w:val="22"/>
            <w:szCs w:val="22"/>
          </w:rPr>
          <w:t xml:space="preserve"> and set </w:t>
        </w:r>
        <w:proofErr w:type="spellStart"/>
        <w:r w:rsidR="00A05278" w:rsidRPr="00A05278">
          <w:rPr>
            <w:rFonts w:ascii="Menlo" w:hAnsi="Menlo" w:cs="Menlo"/>
            <w:sz w:val="22"/>
            <w:szCs w:val="22"/>
            <w:rPrChange w:id="457" w:author="Benedict, Jim" w:date="2020-06-04T08:16:00Z">
              <w:rPr>
                <w:sz w:val="22"/>
                <w:szCs w:val="22"/>
              </w:rPr>
            </w:rPrChange>
          </w:rPr>
          <w:t>dirRawDataPool</w:t>
        </w:r>
        <w:proofErr w:type="spellEnd"/>
        <w:r w:rsidR="00A05278">
          <w:rPr>
            <w:sz w:val="22"/>
            <w:szCs w:val="22"/>
          </w:rPr>
          <w:t xml:space="preserve"> in </w:t>
        </w:r>
        <w:proofErr w:type="spellStart"/>
        <w:r w:rsidR="00A05278" w:rsidRPr="00F066CB">
          <w:rPr>
            <w:rFonts w:ascii="Menlo" w:eastAsia="Times New Roman" w:hAnsi="Menlo" w:cs="Menlo"/>
            <w:color w:val="000000"/>
            <w:sz w:val="22"/>
            <w:szCs w:val="22"/>
          </w:rPr>
          <w:t>sequenceCloudData.ncl</w:t>
        </w:r>
        <w:proofErr w:type="spellEnd"/>
        <w:r w:rsidR="00A05278">
          <w:rPr>
            <w:sz w:val="22"/>
            <w:szCs w:val="22"/>
          </w:rPr>
          <w:t xml:space="preserve"> accordingly</w:t>
        </w:r>
      </w:ins>
      <w:ins w:id="458" w:author="Benedict, Jim" w:date="2020-06-04T08:17:00Z">
        <w:r w:rsidR="00A05278">
          <w:rPr>
            <w:sz w:val="22"/>
            <w:szCs w:val="22"/>
          </w:rPr>
          <w:t>,  N</w:t>
        </w:r>
      </w:ins>
      <w:ins w:id="459" w:author="Benedict, Jim" w:date="2020-06-04T08:16:00Z">
        <w:r w:rsidR="00A05278">
          <w:rPr>
            <w:sz w:val="22"/>
            <w:szCs w:val="22"/>
          </w:rPr>
          <w:t xml:space="preserve">ote that </w:t>
        </w:r>
      </w:ins>
      <w:proofErr w:type="spellStart"/>
      <w:ins w:id="460" w:author="Benedict, Jim" w:date="2020-06-04T08:17:00Z">
        <w:r w:rsidR="00A05278" w:rsidRPr="00F066CB">
          <w:rPr>
            <w:rFonts w:ascii="Menlo" w:eastAsia="Times New Roman" w:hAnsi="Menlo" w:cs="Menlo"/>
            <w:color w:val="000000"/>
            <w:sz w:val="22"/>
            <w:szCs w:val="22"/>
          </w:rPr>
          <w:t>sequenceCloudData.ncl</w:t>
        </w:r>
      </w:ins>
      <w:proofErr w:type="spellEnd"/>
      <w:ins w:id="461" w:author="Benedict, Jim" w:date="2020-06-04T08:16:00Z">
        <w:r w:rsidR="00A05278">
          <w:rPr>
            <w:sz w:val="22"/>
            <w:szCs w:val="22"/>
          </w:rPr>
          <w:t xml:space="preserve"> </w:t>
        </w:r>
      </w:ins>
      <w:ins w:id="462" w:author="Benedict, Jim" w:date="2020-06-04T08:19:00Z">
        <w:r w:rsidR="00A05278">
          <w:rPr>
            <w:sz w:val="22"/>
            <w:szCs w:val="22"/>
          </w:rPr>
          <w:t>is currently set to</w:t>
        </w:r>
      </w:ins>
      <w:ins w:id="463" w:author="Benedict, Jim" w:date="2020-06-04T08:16:00Z">
        <w:r w:rsidR="00A05278">
          <w:rPr>
            <w:sz w:val="22"/>
            <w:szCs w:val="22"/>
          </w:rPr>
          <w:t xml:space="preserve"> use </w:t>
        </w:r>
        <w:r w:rsidR="00A05278" w:rsidRPr="00A05278">
          <w:rPr>
            <w:b/>
            <w:bCs/>
            <w:sz w:val="22"/>
            <w:szCs w:val="22"/>
            <w:u w:val="single"/>
            <w:rPrChange w:id="464" w:author="Benedict, Jim" w:date="2020-06-04T08:17:00Z">
              <w:rPr>
                <w:sz w:val="22"/>
                <w:szCs w:val="22"/>
              </w:rPr>
            </w:rPrChange>
          </w:rPr>
          <w:t>all</w:t>
        </w:r>
        <w:r w:rsidR="00A05278">
          <w:rPr>
            <w:sz w:val="22"/>
            <w:szCs w:val="22"/>
          </w:rPr>
          <w:t xml:space="preserve"> available </w:t>
        </w:r>
      </w:ins>
      <w:ins w:id="465" w:author="Benedict, Jim" w:date="2020-06-04T08:17:00Z">
        <w:r w:rsidR="00A05278">
          <w:rPr>
            <w:sz w:val="22"/>
            <w:szCs w:val="22"/>
          </w:rPr>
          <w:t xml:space="preserve">cloud output within </w:t>
        </w:r>
        <w:proofErr w:type="spellStart"/>
        <w:r w:rsidR="00A05278" w:rsidRPr="00C51A9C">
          <w:rPr>
            <w:rFonts w:ascii="Menlo" w:hAnsi="Menlo" w:cs="Menlo"/>
            <w:sz w:val="22"/>
            <w:szCs w:val="22"/>
          </w:rPr>
          <w:t>dirRawDataPool</w:t>
        </w:r>
        <w:proofErr w:type="spellEnd"/>
        <w:r w:rsidR="00A05278">
          <w:rPr>
            <w:sz w:val="22"/>
            <w:szCs w:val="22"/>
          </w:rPr>
          <w:t xml:space="preserve"> for the data pool</w:t>
        </w:r>
      </w:ins>
      <w:ins w:id="466" w:author="Benedict, Jim" w:date="2020-06-04T08:18:00Z">
        <w:r w:rsidR="00A05278">
          <w:rPr>
            <w:sz w:val="22"/>
            <w:szCs w:val="22"/>
          </w:rPr>
          <w:t xml:space="preserve">—if  contains </w:t>
        </w:r>
      </w:ins>
      <w:ins w:id="467" w:author="Benedict, Jim" w:date="2020-06-04T08:19:00Z">
        <w:r w:rsidR="00A05278">
          <w:rPr>
            <w:sz w:val="22"/>
            <w:szCs w:val="22"/>
          </w:rPr>
          <w:t>3</w:t>
        </w:r>
      </w:ins>
      <w:ins w:id="468" w:author="Benedict, Jim" w:date="2020-06-04T08:18:00Z">
        <w:r w:rsidR="00A05278">
          <w:rPr>
            <w:sz w:val="22"/>
            <w:szCs w:val="22"/>
          </w:rPr>
          <w:t xml:space="preserve"> </w:t>
        </w:r>
        <w:proofErr w:type="spellStart"/>
        <w:r w:rsidR="00A05278">
          <w:rPr>
            <w:sz w:val="22"/>
            <w:szCs w:val="22"/>
          </w:rPr>
          <w:t>yr</w:t>
        </w:r>
        <w:proofErr w:type="spellEnd"/>
        <w:r w:rsidR="00A05278">
          <w:rPr>
            <w:sz w:val="22"/>
            <w:szCs w:val="22"/>
          </w:rPr>
          <w:t xml:space="preserve"> of 2-hourly cloud output, the data pool</w:t>
        </w:r>
      </w:ins>
      <w:ins w:id="469" w:author="Benedict, Jim" w:date="2020-06-04T08:19:00Z">
        <w:r w:rsidR="00A05278">
          <w:rPr>
            <w:sz w:val="22"/>
            <w:szCs w:val="22"/>
          </w:rPr>
          <w:t xml:space="preserve"> </w:t>
        </w:r>
      </w:ins>
      <w:ins w:id="470" w:author="Benedict, Jim" w:date="2020-06-04T08:18:00Z">
        <w:r w:rsidR="00A05278">
          <w:rPr>
            <w:sz w:val="22"/>
            <w:szCs w:val="22"/>
          </w:rPr>
          <w:t xml:space="preserve">will </w:t>
        </w:r>
      </w:ins>
      <w:ins w:id="471" w:author="Benedict, Jim" w:date="2020-06-04T08:20:00Z">
        <w:r w:rsidR="00A05278">
          <w:rPr>
            <w:sz w:val="22"/>
            <w:szCs w:val="22"/>
          </w:rPr>
          <w:t>span</w:t>
        </w:r>
      </w:ins>
      <w:ins w:id="472" w:author="Benedict, Jim" w:date="2020-06-04T08:18:00Z">
        <w:r w:rsidR="00A05278">
          <w:rPr>
            <w:sz w:val="22"/>
            <w:szCs w:val="22"/>
          </w:rPr>
          <w:t xml:space="preserve"> </w:t>
        </w:r>
      </w:ins>
      <w:ins w:id="473" w:author="Benedict, Jim" w:date="2020-06-04T08:19:00Z">
        <w:r w:rsidR="00A05278">
          <w:rPr>
            <w:sz w:val="22"/>
            <w:szCs w:val="22"/>
          </w:rPr>
          <w:t xml:space="preserve">5 </w:t>
        </w:r>
        <w:proofErr w:type="spellStart"/>
        <w:r w:rsidR="00A05278">
          <w:rPr>
            <w:sz w:val="22"/>
            <w:szCs w:val="22"/>
          </w:rPr>
          <w:t>yr</w:t>
        </w:r>
      </w:ins>
      <w:proofErr w:type="spellEnd"/>
      <w:ins w:id="474" w:author="Benedict, Jim" w:date="2020-06-04T08:20:00Z">
        <w:r w:rsidR="00A05278">
          <w:rPr>
            <w:sz w:val="22"/>
            <w:szCs w:val="22"/>
          </w:rPr>
          <w:t xml:space="preserve"> as well</w:t>
        </w:r>
      </w:ins>
      <w:ins w:id="475" w:author="Benedict, Jim" w:date="2020-06-04T08:19:00Z">
        <w:r w:rsidR="00A05278">
          <w:rPr>
            <w:sz w:val="22"/>
            <w:szCs w:val="22"/>
          </w:rPr>
          <w:t>.</w:t>
        </w:r>
      </w:ins>
      <w:del w:id="476" w:author="Benedict, Jim" w:date="2020-06-04T08:18:00Z">
        <w:r w:rsidR="00F07F95" w:rsidDel="00A05278">
          <w:rPr>
            <w:sz w:val="22"/>
            <w:szCs w:val="22"/>
          </w:rPr>
          <w:delText>.</w:delText>
        </w:r>
      </w:del>
    </w:p>
    <w:p w14:paraId="5D4B9EC1" w14:textId="78941DA3" w:rsidR="00D62944" w:rsidRPr="00891AAD" w:rsidRDefault="00D62944" w:rsidP="0024337B">
      <w:pPr>
        <w:pStyle w:val="ListParagraph"/>
        <w:numPr>
          <w:ilvl w:val="1"/>
          <w:numId w:val="17"/>
        </w:numPr>
        <w:rPr>
          <w:sz w:val="22"/>
          <w:szCs w:val="22"/>
        </w:rPr>
      </w:pPr>
      <w:r w:rsidRPr="00891AAD">
        <w:rPr>
          <w:sz w:val="22"/>
          <w:szCs w:val="22"/>
        </w:rPr>
        <w:t xml:space="preserve">Within each directory, </w:t>
      </w:r>
      <w:ins w:id="477" w:author="Benedict, Jim" w:date="2020-06-04T08:31:00Z">
        <w:r w:rsidR="00A05278">
          <w:rPr>
            <w:sz w:val="22"/>
            <w:szCs w:val="22"/>
          </w:rPr>
          <w:t xml:space="preserve">it is recommended that </w:t>
        </w:r>
      </w:ins>
      <w:r w:rsidRPr="00891AAD">
        <w:rPr>
          <w:sz w:val="22"/>
          <w:szCs w:val="22"/>
        </w:rPr>
        <w:t xml:space="preserve">there should be another directory for each corresponding </w:t>
      </w:r>
      <w:r w:rsidR="00166D75">
        <w:rPr>
          <w:sz w:val="22"/>
          <w:szCs w:val="22"/>
        </w:rPr>
        <w:t>cloud locking</w:t>
      </w:r>
      <w:r w:rsidRPr="00891AAD">
        <w:rPr>
          <w:sz w:val="22"/>
          <w:szCs w:val="22"/>
        </w:rPr>
        <w:t xml:space="preserve"> experiment</w:t>
      </w:r>
      <w:r w:rsidR="004D19ED">
        <w:rPr>
          <w:sz w:val="22"/>
          <w:szCs w:val="22"/>
        </w:rPr>
        <w:t xml:space="preserve">. </w:t>
      </w:r>
      <w:ins w:id="478" w:author="Benedict, Jim" w:date="2020-06-04T08:31:00Z">
        <w:r w:rsidR="00193E7D">
          <w:rPr>
            <w:sz w:val="22"/>
            <w:szCs w:val="22"/>
          </w:rPr>
          <w:t xml:space="preserve">Doing so </w:t>
        </w:r>
      </w:ins>
      <w:ins w:id="479" w:author="Benedict, Jim" w:date="2020-06-04T08:32:00Z">
        <w:r w:rsidR="00193E7D">
          <w:rPr>
            <w:sz w:val="22"/>
            <w:szCs w:val="22"/>
          </w:rPr>
          <w:t xml:space="preserve">facilitates data organization and ensures that a “paper trail” of the </w:t>
        </w:r>
      </w:ins>
      <w:ins w:id="480" w:author="Benedict, Jim" w:date="2020-06-04T08:33:00Z">
        <w:r w:rsidR="00193E7D">
          <w:rPr>
            <w:sz w:val="22"/>
            <w:szCs w:val="22"/>
          </w:rPr>
          <w:t xml:space="preserve">prescribed-cloud </w:t>
        </w:r>
      </w:ins>
      <w:ins w:id="481" w:author="Benedict, Jim" w:date="2020-06-04T08:32:00Z">
        <w:r w:rsidR="00193E7D">
          <w:rPr>
            <w:sz w:val="22"/>
            <w:szCs w:val="22"/>
          </w:rPr>
          <w:t xml:space="preserve">sequencing order used in the cloud-locked runs is archived in case </w:t>
        </w:r>
      </w:ins>
      <w:ins w:id="482" w:author="Benedict, Jim" w:date="2020-06-04T08:33:00Z">
        <w:r w:rsidR="00193E7D">
          <w:rPr>
            <w:sz w:val="22"/>
            <w:szCs w:val="22"/>
          </w:rPr>
          <w:t xml:space="preserve">the simulation </w:t>
        </w:r>
      </w:ins>
      <w:ins w:id="483" w:author="Benedict, Jim" w:date="2020-06-04T08:36:00Z">
        <w:r w:rsidR="00193E7D">
          <w:rPr>
            <w:sz w:val="22"/>
            <w:szCs w:val="22"/>
          </w:rPr>
          <w:t xml:space="preserve">ever </w:t>
        </w:r>
      </w:ins>
      <w:ins w:id="484" w:author="Benedict, Jim" w:date="2020-06-04T08:33:00Z">
        <w:r w:rsidR="00193E7D">
          <w:rPr>
            <w:sz w:val="22"/>
            <w:szCs w:val="22"/>
          </w:rPr>
          <w:t>needs to be reproduced</w:t>
        </w:r>
      </w:ins>
      <w:ins w:id="485" w:author="Benedict, Jim" w:date="2020-06-04T08:32:00Z">
        <w:r w:rsidR="00193E7D">
          <w:rPr>
            <w:sz w:val="22"/>
            <w:szCs w:val="22"/>
          </w:rPr>
          <w:t xml:space="preserve">.  </w:t>
        </w:r>
      </w:ins>
      <w:r w:rsidR="004D19ED">
        <w:rPr>
          <w:sz w:val="22"/>
          <w:szCs w:val="22"/>
        </w:rPr>
        <w:t xml:space="preserve">For example, the names of these directories could be the same as the user’s cloud-locking experiment </w:t>
      </w:r>
      <w:proofErr w:type="spellStart"/>
      <w:r w:rsidR="004D19ED">
        <w:rPr>
          <w:sz w:val="22"/>
          <w:szCs w:val="22"/>
        </w:rPr>
        <w:t>casename</w:t>
      </w:r>
      <w:proofErr w:type="spellEnd"/>
      <w:r w:rsidR="004D19ED">
        <w:rPr>
          <w:sz w:val="22"/>
          <w:szCs w:val="22"/>
        </w:rPr>
        <w:t xml:space="preserve">. Take note of these directories, as their paths will be used in </w:t>
      </w:r>
      <w:proofErr w:type="spellStart"/>
      <w:r w:rsidR="004D19ED" w:rsidRPr="00DD6CA2">
        <w:rPr>
          <w:rFonts w:ascii="Menlo" w:hAnsi="Menlo" w:cs="Menlo"/>
          <w:sz w:val="22"/>
          <w:szCs w:val="22"/>
        </w:rPr>
        <w:t>sequenceCloudData.ncl</w:t>
      </w:r>
      <w:proofErr w:type="spellEnd"/>
      <w:r w:rsidR="004D19ED">
        <w:rPr>
          <w:rFonts w:ascii="Calibri" w:hAnsi="Calibri" w:cs="Menlo"/>
          <w:sz w:val="22"/>
          <w:szCs w:val="22"/>
        </w:rPr>
        <w:t>.</w:t>
      </w:r>
      <w:ins w:id="486" w:author="Benedict, Jim" w:date="2020-06-04T08:33:00Z">
        <w:r w:rsidR="00193E7D">
          <w:rPr>
            <w:rFonts w:ascii="Calibri" w:hAnsi="Calibri" w:cs="Menlo"/>
            <w:sz w:val="22"/>
            <w:szCs w:val="22"/>
          </w:rPr>
          <w:t xml:space="preserve"> (</w:t>
        </w:r>
      </w:ins>
      <w:ins w:id="487" w:author="Benedict, Jim" w:date="2020-06-04T08:37:00Z">
        <w:r w:rsidR="00193E7D">
          <w:rPr>
            <w:rFonts w:ascii="Calibri" w:hAnsi="Calibri" w:cs="Menlo"/>
            <w:sz w:val="22"/>
            <w:szCs w:val="22"/>
          </w:rPr>
          <w:t xml:space="preserve">settings </w:t>
        </w:r>
        <w:proofErr w:type="spellStart"/>
        <w:r w:rsidR="00193E7D" w:rsidRPr="00193E7D">
          <w:rPr>
            <w:rFonts w:ascii="Menlo" w:hAnsi="Menlo" w:cs="Menlo"/>
            <w:sz w:val="22"/>
            <w:szCs w:val="22"/>
            <w:rPrChange w:id="488" w:author="Benedict, Jim" w:date="2020-06-04T08:37:00Z">
              <w:rPr>
                <w:rFonts w:ascii="Calibri" w:hAnsi="Calibri" w:cs="Menlo"/>
                <w:sz w:val="22"/>
                <w:szCs w:val="22"/>
              </w:rPr>
            </w:rPrChange>
          </w:rPr>
          <w:t>dirProcData</w:t>
        </w:r>
        <w:proofErr w:type="spellEnd"/>
        <w:r w:rsidR="00193E7D" w:rsidRPr="00193E7D">
          <w:rPr>
            <w:rFonts w:ascii="Calibri" w:hAnsi="Calibri" w:cs="Menlo"/>
            <w:sz w:val="22"/>
            <w:szCs w:val="22"/>
          </w:rPr>
          <w:t xml:space="preserve"> </w:t>
        </w:r>
        <w:r w:rsidR="00193E7D">
          <w:rPr>
            <w:rFonts w:ascii="Calibri" w:hAnsi="Calibri" w:cs="Menlo"/>
            <w:sz w:val="22"/>
            <w:szCs w:val="22"/>
          </w:rPr>
          <w:t xml:space="preserve">and </w:t>
        </w:r>
      </w:ins>
      <w:proofErr w:type="spellStart"/>
      <w:ins w:id="489" w:author="Benedict, Jim" w:date="2020-06-04T08:36:00Z">
        <w:r w:rsidR="00193E7D" w:rsidRPr="00193E7D">
          <w:rPr>
            <w:rFonts w:ascii="Menlo" w:hAnsi="Menlo" w:cs="Menlo"/>
            <w:sz w:val="22"/>
            <w:szCs w:val="22"/>
            <w:rPrChange w:id="490" w:author="Benedict, Jim" w:date="2020-06-04T08:37:00Z">
              <w:rPr>
                <w:rFonts w:ascii="Calibri" w:hAnsi="Calibri" w:cs="Menlo"/>
                <w:sz w:val="22"/>
                <w:szCs w:val="22"/>
              </w:rPr>
            </w:rPrChange>
          </w:rPr>
          <w:t>procDataCaseName</w:t>
        </w:r>
      </w:ins>
      <w:proofErr w:type="spellEnd"/>
      <w:ins w:id="491" w:author="Benedict, Jim" w:date="2020-06-04T08:37:00Z">
        <w:r w:rsidR="00193E7D">
          <w:rPr>
            <w:rFonts w:ascii="Calibri" w:hAnsi="Calibri" w:cs="Menlo"/>
            <w:sz w:val="22"/>
            <w:szCs w:val="22"/>
          </w:rPr>
          <w:t>)</w:t>
        </w:r>
      </w:ins>
    </w:p>
    <w:p w14:paraId="1DF213F9" w14:textId="28C60BAD" w:rsidR="00520A44" w:rsidRDefault="00CB63FE" w:rsidP="00CB63FE">
      <w:pPr>
        <w:jc w:val="center"/>
        <w:rPr>
          <w:sz w:val="22"/>
          <w:szCs w:val="22"/>
        </w:rPr>
      </w:pPr>
      <w:r>
        <w:rPr>
          <w:noProof/>
          <w:sz w:val="22"/>
          <w:szCs w:val="22"/>
        </w:rPr>
        <w:lastRenderedPageBreak/>
        <w:drawing>
          <wp:inline distT="0" distB="0" distL="0" distR="0" wp14:anchorId="3D3C8A62" wp14:editId="4EFF0740">
            <wp:extent cx="4387174" cy="161080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7.21.32 PM.png"/>
                    <pic:cNvPicPr/>
                  </pic:nvPicPr>
                  <pic:blipFill>
                    <a:blip r:embed="rId26">
                      <a:extLst>
                        <a:ext uri="{28A0092B-C50C-407E-A947-70E740481C1C}">
                          <a14:useLocalDpi xmlns:a14="http://schemas.microsoft.com/office/drawing/2010/main" val="0"/>
                        </a:ext>
                      </a:extLst>
                    </a:blip>
                    <a:stretch>
                      <a:fillRect/>
                    </a:stretch>
                  </pic:blipFill>
                  <pic:spPr>
                    <a:xfrm>
                      <a:off x="0" y="0"/>
                      <a:ext cx="4402466" cy="1616422"/>
                    </a:xfrm>
                    <a:prstGeom prst="rect">
                      <a:avLst/>
                    </a:prstGeom>
                  </pic:spPr>
                </pic:pic>
              </a:graphicData>
            </a:graphic>
          </wp:inline>
        </w:drawing>
      </w:r>
    </w:p>
    <w:p w14:paraId="50BAB520" w14:textId="1971E468" w:rsidR="00CB63FE" w:rsidRPr="00CB63FE" w:rsidRDefault="00CB63FE" w:rsidP="00CB63FE">
      <w:pPr>
        <w:jc w:val="center"/>
        <w:rPr>
          <w:i/>
          <w:iCs/>
          <w:sz w:val="20"/>
          <w:szCs w:val="20"/>
        </w:rPr>
      </w:pPr>
      <w:r>
        <w:rPr>
          <w:i/>
          <w:iCs/>
          <w:sz w:val="20"/>
          <w:szCs w:val="20"/>
        </w:rPr>
        <w:t xml:space="preserve">Eleanor’s </w:t>
      </w:r>
      <w:commentRangeStart w:id="492"/>
      <w:r>
        <w:rPr>
          <w:i/>
          <w:iCs/>
          <w:sz w:val="20"/>
          <w:szCs w:val="20"/>
        </w:rPr>
        <w:t>example</w:t>
      </w:r>
      <w:commentRangeEnd w:id="492"/>
      <w:r w:rsidR="00193E7D">
        <w:rPr>
          <w:rStyle w:val="CommentReference"/>
        </w:rPr>
        <w:commentReference w:id="492"/>
      </w:r>
      <w:r>
        <w:rPr>
          <w:i/>
          <w:iCs/>
          <w:sz w:val="20"/>
          <w:szCs w:val="20"/>
        </w:rPr>
        <w:t xml:space="preserve"> file directory structure for cloud-locking</w:t>
      </w:r>
    </w:p>
    <w:p w14:paraId="13BF700B" w14:textId="77777777" w:rsidR="00CB63FE" w:rsidRPr="00CB63FE" w:rsidRDefault="00CB63FE" w:rsidP="00CB63FE">
      <w:pPr>
        <w:rPr>
          <w:sz w:val="22"/>
          <w:szCs w:val="22"/>
        </w:rPr>
      </w:pPr>
    </w:p>
    <w:p w14:paraId="391633E5" w14:textId="353BF25E" w:rsidR="00D62944" w:rsidRPr="00891AAD" w:rsidRDefault="00DD6CA2" w:rsidP="0024337B">
      <w:pPr>
        <w:pStyle w:val="ListParagraph"/>
        <w:numPr>
          <w:ilvl w:val="0"/>
          <w:numId w:val="17"/>
        </w:numPr>
        <w:rPr>
          <w:sz w:val="22"/>
          <w:szCs w:val="22"/>
        </w:rPr>
      </w:pPr>
      <w:commentRangeStart w:id="493"/>
      <w:r>
        <w:rPr>
          <w:sz w:val="22"/>
          <w:szCs w:val="22"/>
        </w:rPr>
        <w:t xml:space="preserve">After updating the user-defined section with </w:t>
      </w:r>
      <w:r w:rsidR="007F3413">
        <w:rPr>
          <w:sz w:val="22"/>
          <w:szCs w:val="22"/>
        </w:rPr>
        <w:t>user-defined</w:t>
      </w:r>
      <w:r>
        <w:rPr>
          <w:sz w:val="22"/>
          <w:szCs w:val="22"/>
        </w:rPr>
        <w:t xml:space="preserve"> directory paths</w:t>
      </w:r>
      <w:commentRangeEnd w:id="493"/>
      <w:r w:rsidR="00953B27">
        <w:rPr>
          <w:rStyle w:val="CommentReference"/>
        </w:rPr>
        <w:commentReference w:id="493"/>
      </w:r>
      <w:r>
        <w:rPr>
          <w:sz w:val="22"/>
          <w:szCs w:val="22"/>
        </w:rPr>
        <w:t xml:space="preserve">, </w:t>
      </w:r>
      <w:r w:rsidR="00DC0AD3">
        <w:rPr>
          <w:sz w:val="22"/>
          <w:szCs w:val="22"/>
        </w:rPr>
        <w:t>submit</w:t>
      </w:r>
      <w:r w:rsidR="00D62944" w:rsidRPr="00891AAD">
        <w:rPr>
          <w:sz w:val="22"/>
          <w:szCs w:val="22"/>
        </w:rPr>
        <w:t xml:space="preserve"> </w:t>
      </w:r>
      <w:proofErr w:type="spellStart"/>
      <w:r w:rsidR="00D62944" w:rsidRPr="00DD6CA2">
        <w:rPr>
          <w:rFonts w:ascii="Menlo" w:hAnsi="Menlo" w:cs="Menlo"/>
          <w:sz w:val="22"/>
          <w:szCs w:val="22"/>
        </w:rPr>
        <w:t>sequenceCloudData.ncl</w:t>
      </w:r>
      <w:proofErr w:type="spellEnd"/>
      <w:r w:rsidR="00D62944" w:rsidRPr="00891AAD">
        <w:rPr>
          <w:sz w:val="22"/>
          <w:szCs w:val="22"/>
        </w:rPr>
        <w:t xml:space="preserve"> </w:t>
      </w:r>
      <w:r w:rsidR="00DC0AD3">
        <w:rPr>
          <w:sz w:val="22"/>
          <w:szCs w:val="22"/>
        </w:rPr>
        <w:t xml:space="preserve">to a node </w:t>
      </w:r>
      <w:ins w:id="494" w:author="Benedict, Jim" w:date="2020-06-04T13:12:00Z">
        <w:r w:rsidR="007B615A">
          <w:rPr>
            <w:sz w:val="22"/>
            <w:szCs w:val="22"/>
          </w:rPr>
          <w:t xml:space="preserve">on </w:t>
        </w:r>
      </w:ins>
      <w:r w:rsidR="00DC0AD3">
        <w:rPr>
          <w:sz w:val="22"/>
          <w:szCs w:val="22"/>
        </w:rPr>
        <w:t xml:space="preserve">Casper or Cheyenne to run </w:t>
      </w:r>
      <w:r w:rsidR="00D62944" w:rsidRPr="00891AAD">
        <w:rPr>
          <w:sz w:val="22"/>
          <w:szCs w:val="22"/>
        </w:rPr>
        <w:t>once</w:t>
      </w:r>
      <w:r w:rsidR="004536BD" w:rsidRPr="00891AAD">
        <w:rPr>
          <w:sz w:val="22"/>
          <w:szCs w:val="22"/>
        </w:rPr>
        <w:t xml:space="preserve"> prior to starting the </w:t>
      </w:r>
      <w:r w:rsidR="00166D75">
        <w:rPr>
          <w:sz w:val="22"/>
          <w:szCs w:val="22"/>
        </w:rPr>
        <w:t>cloud locking</w:t>
      </w:r>
      <w:r w:rsidR="004536BD" w:rsidRPr="00891AAD">
        <w:rPr>
          <w:sz w:val="22"/>
          <w:szCs w:val="22"/>
        </w:rPr>
        <w:t xml:space="preserve"> simulation. This “stages” raw cloud data in the appropriate folder.</w:t>
      </w:r>
      <w:r w:rsidR="009A5B40">
        <w:rPr>
          <w:sz w:val="22"/>
          <w:szCs w:val="22"/>
        </w:rPr>
        <w:t xml:space="preserve"> On Casper, this took about </w:t>
      </w:r>
      <w:commentRangeStart w:id="495"/>
      <w:r w:rsidR="009A5B40">
        <w:rPr>
          <w:sz w:val="22"/>
          <w:szCs w:val="22"/>
        </w:rPr>
        <w:t>8-10 hours</w:t>
      </w:r>
      <w:commentRangeEnd w:id="495"/>
      <w:r w:rsidR="007B615A">
        <w:rPr>
          <w:rStyle w:val="CommentReference"/>
        </w:rPr>
        <w:commentReference w:id="495"/>
      </w:r>
      <w:r w:rsidR="009A5B40">
        <w:rPr>
          <w:sz w:val="22"/>
          <w:szCs w:val="22"/>
        </w:rPr>
        <w:t>.</w:t>
      </w:r>
    </w:p>
    <w:p w14:paraId="53D3E2BE" w14:textId="77777777" w:rsidR="00520A44" w:rsidRDefault="00520A44" w:rsidP="00520A44">
      <w:pPr>
        <w:pStyle w:val="ListParagraph"/>
        <w:rPr>
          <w:sz w:val="22"/>
          <w:szCs w:val="22"/>
        </w:rPr>
      </w:pPr>
    </w:p>
    <w:p w14:paraId="4DA6C878" w14:textId="35CA9680" w:rsidR="00DF4BD8" w:rsidRPr="0067378B" w:rsidRDefault="00D62944">
      <w:pPr>
        <w:pStyle w:val="ListParagraph"/>
        <w:numPr>
          <w:ilvl w:val="0"/>
          <w:numId w:val="17"/>
        </w:numPr>
        <w:ind w:left="729" w:hanging="369"/>
        <w:rPr>
          <w:sz w:val="22"/>
          <w:szCs w:val="22"/>
        </w:rPr>
        <w:pPrChange w:id="496" w:author="Benedict, Jim" w:date="2020-06-04T14:42:00Z">
          <w:pPr>
            <w:pStyle w:val="ListParagraph"/>
            <w:numPr>
              <w:numId w:val="17"/>
            </w:numPr>
            <w:ind w:hanging="360"/>
          </w:pPr>
        </w:pPrChange>
      </w:pPr>
      <w:r w:rsidRPr="00891AAD">
        <w:rPr>
          <w:sz w:val="22"/>
          <w:szCs w:val="22"/>
        </w:rPr>
        <w:t xml:space="preserve">Check the </w:t>
      </w:r>
      <w:r w:rsidRPr="00A51B87">
        <w:rPr>
          <w:rFonts w:ascii="Menlo" w:hAnsi="Menlo" w:cs="Menlo"/>
          <w:sz w:val="22"/>
          <w:szCs w:val="22"/>
        </w:rPr>
        <w:t>date</w:t>
      </w:r>
      <w:r w:rsidRPr="00891AAD">
        <w:rPr>
          <w:sz w:val="22"/>
          <w:szCs w:val="22"/>
        </w:rPr>
        <w:t xml:space="preserve"> </w:t>
      </w:r>
      <w:del w:id="497" w:author="Benedict, Jim" w:date="2020-06-04T14:39:00Z">
        <w:r w:rsidRPr="00891AAD" w:rsidDel="001C7630">
          <w:rPr>
            <w:sz w:val="22"/>
            <w:szCs w:val="22"/>
          </w:rPr>
          <w:delText xml:space="preserve">&amp; </w:delText>
        </w:r>
      </w:del>
      <w:ins w:id="498" w:author="Benedict, Jim" w:date="2020-06-04T14:39:00Z">
        <w:r w:rsidR="001C7630">
          <w:rPr>
            <w:sz w:val="22"/>
            <w:szCs w:val="22"/>
          </w:rPr>
          <w:t>and</w:t>
        </w:r>
        <w:r w:rsidR="001C7630" w:rsidRPr="00891AAD">
          <w:rPr>
            <w:sz w:val="22"/>
            <w:szCs w:val="22"/>
          </w:rPr>
          <w:t xml:space="preserve"> </w:t>
        </w:r>
      </w:ins>
      <w:proofErr w:type="spellStart"/>
      <w:r w:rsidRPr="00A51B87">
        <w:rPr>
          <w:rFonts w:ascii="Menlo" w:hAnsi="Menlo" w:cs="Menlo"/>
          <w:sz w:val="22"/>
          <w:szCs w:val="22"/>
        </w:rPr>
        <w:t>datesec</w:t>
      </w:r>
      <w:proofErr w:type="spellEnd"/>
      <w:r w:rsidRPr="00891AAD">
        <w:rPr>
          <w:sz w:val="22"/>
          <w:szCs w:val="22"/>
        </w:rPr>
        <w:t xml:space="preserve"> </w:t>
      </w:r>
      <w:del w:id="499" w:author="Benedict, Jim" w:date="2020-06-04T14:40:00Z">
        <w:r w:rsidRPr="00891AAD" w:rsidDel="001C7630">
          <w:rPr>
            <w:sz w:val="22"/>
            <w:szCs w:val="22"/>
          </w:rPr>
          <w:delText xml:space="preserve">for </w:delText>
        </w:r>
      </w:del>
      <w:ins w:id="500" w:author="Benedict, Jim" w:date="2020-06-04T14:40:00Z">
        <w:r w:rsidR="001C7630">
          <w:rPr>
            <w:sz w:val="22"/>
            <w:szCs w:val="22"/>
          </w:rPr>
          <w:t>within</w:t>
        </w:r>
        <w:r w:rsidR="001C7630" w:rsidRPr="00891AAD">
          <w:rPr>
            <w:sz w:val="22"/>
            <w:szCs w:val="22"/>
          </w:rPr>
          <w:t xml:space="preserve"> </w:t>
        </w:r>
      </w:ins>
      <w:r w:rsidRPr="00891AAD">
        <w:rPr>
          <w:sz w:val="22"/>
          <w:szCs w:val="22"/>
        </w:rPr>
        <w:t xml:space="preserve">the input files to make sure they’re monotonically increasing and matching those of the run defined by </w:t>
      </w:r>
      <w:r w:rsidRPr="00A51B87">
        <w:rPr>
          <w:rFonts w:ascii="Menlo" w:hAnsi="Menlo" w:cs="Menlo"/>
          <w:sz w:val="22"/>
          <w:szCs w:val="22"/>
        </w:rPr>
        <w:t>env_run.xml</w:t>
      </w:r>
      <w:r w:rsidR="00A51B87">
        <w:rPr>
          <w:rFonts w:cs="Menlo"/>
          <w:sz w:val="22"/>
          <w:szCs w:val="22"/>
        </w:rPr>
        <w:t>. A good way to do this</w:t>
      </w:r>
      <w:ins w:id="501" w:author="Benedict, Jim" w:date="2020-06-04T15:01:00Z">
        <w:r w:rsidR="006E2E4E">
          <w:rPr>
            <w:rFonts w:cs="Menlo"/>
            <w:sz w:val="22"/>
            <w:szCs w:val="22"/>
          </w:rPr>
          <w:t xml:space="preserve"> for the 01-Jan file is</w:t>
        </w:r>
      </w:ins>
      <w:del w:id="502" w:author="Benedict, Jim" w:date="2020-06-04T14:41:00Z">
        <w:r w:rsidR="00A51B87" w:rsidDel="001C7630">
          <w:rPr>
            <w:rFonts w:cs="Menlo"/>
            <w:sz w:val="22"/>
            <w:szCs w:val="22"/>
          </w:rPr>
          <w:delText xml:space="preserve"> is to </w:delText>
        </w:r>
        <w:r w:rsidR="00A51B87" w:rsidRPr="0019402F" w:rsidDel="001C7630">
          <w:rPr>
            <w:rFonts w:ascii="Menlo" w:hAnsi="Menlo" w:cs="Menlo"/>
            <w:sz w:val="22"/>
            <w:szCs w:val="22"/>
          </w:rPr>
          <w:delText>cd</w:delText>
        </w:r>
        <w:r w:rsidR="00A51B87" w:rsidDel="001C7630">
          <w:rPr>
            <w:rFonts w:cs="Menlo"/>
            <w:sz w:val="22"/>
            <w:szCs w:val="22"/>
          </w:rPr>
          <w:delText xml:space="preserve"> into </w:delText>
        </w:r>
        <w:r w:rsidR="007E7E21" w:rsidDel="001C7630">
          <w:rPr>
            <w:rFonts w:cs="Menlo"/>
            <w:sz w:val="22"/>
            <w:szCs w:val="22"/>
          </w:rPr>
          <w:delText>the user’s</w:delText>
        </w:r>
      </w:del>
      <w:ins w:id="503" w:author="Benedict, Jim" w:date="2020-06-04T14:41:00Z">
        <w:r w:rsidR="001C7630">
          <w:rPr>
            <w:rFonts w:cs="Menlo"/>
            <w:sz w:val="22"/>
            <w:szCs w:val="22"/>
          </w:rPr>
          <w:t>:</w:t>
        </w:r>
      </w:ins>
      <w:del w:id="504" w:author="Benedict, Jim" w:date="2020-06-04T14:41:00Z">
        <w:r w:rsidR="007E7E21" w:rsidDel="001C7630">
          <w:rPr>
            <w:rFonts w:cs="Menlo"/>
            <w:sz w:val="22"/>
            <w:szCs w:val="22"/>
          </w:rPr>
          <w:delText xml:space="preserve"> </w:delText>
        </w:r>
      </w:del>
      <w:ins w:id="505" w:author="Benedict, Jim" w:date="2020-06-04T14:41:00Z">
        <w:r w:rsidR="001C7630">
          <w:rPr>
            <w:rFonts w:cs="Menlo"/>
            <w:sz w:val="22"/>
            <w:szCs w:val="22"/>
          </w:rPr>
          <w:br/>
        </w:r>
      </w:ins>
      <w:ins w:id="506" w:author="Benedict, Jim" w:date="2020-06-04T15:04:00Z">
        <w:r w:rsidR="00740FD4">
          <w:rPr>
            <w:rFonts w:ascii="Menlo" w:hAnsi="Menlo" w:cs="Menlo"/>
            <w:sz w:val="22"/>
            <w:szCs w:val="22"/>
          </w:rPr>
          <w:br/>
        </w:r>
      </w:ins>
      <w:del w:id="507" w:author="Benedict, Jim" w:date="2020-06-04T14:55:00Z">
        <w:r w:rsidR="00A51B87" w:rsidRPr="0019402F" w:rsidDel="00DE44F3">
          <w:rPr>
            <w:rFonts w:ascii="Menlo" w:hAnsi="Menlo" w:cs="Menlo"/>
            <w:sz w:val="22"/>
            <w:szCs w:val="22"/>
          </w:rPr>
          <w:delText>dataFiles</w:delText>
        </w:r>
      </w:del>
      <w:del w:id="508" w:author="Benedict, Jim" w:date="2020-06-04T15:03:00Z">
        <w:r w:rsidR="0067378B" w:rsidDel="00740FD4">
          <w:rPr>
            <w:rFonts w:ascii="Menlo" w:hAnsi="Menlo" w:cs="Menlo"/>
            <w:sz w:val="22"/>
            <w:szCs w:val="22"/>
          </w:rPr>
          <w:delText>/</w:delText>
        </w:r>
      </w:del>
      <w:del w:id="509" w:author="Benedict, Jim" w:date="2020-06-04T14:41:00Z">
        <w:r w:rsidR="00A51B87" w:rsidDel="001C7630">
          <w:rPr>
            <w:rFonts w:cs="Menlo"/>
            <w:sz w:val="22"/>
            <w:szCs w:val="22"/>
          </w:rPr>
          <w:delText xml:space="preserve"> directory and perform a </w:delText>
        </w:r>
      </w:del>
      <w:proofErr w:type="spellStart"/>
      <w:r w:rsidR="00A51B87" w:rsidRPr="0019402F">
        <w:rPr>
          <w:rFonts w:ascii="Menlo" w:hAnsi="Menlo" w:cs="Menlo"/>
          <w:sz w:val="22"/>
          <w:szCs w:val="22"/>
        </w:rPr>
        <w:t>ncdump</w:t>
      </w:r>
      <w:proofErr w:type="spellEnd"/>
      <w:r w:rsidR="00A51B87" w:rsidRPr="0019402F">
        <w:rPr>
          <w:rFonts w:ascii="Menlo" w:hAnsi="Menlo" w:cs="Menlo"/>
          <w:sz w:val="22"/>
          <w:szCs w:val="22"/>
        </w:rPr>
        <w:t xml:space="preserve"> -v </w:t>
      </w:r>
      <w:proofErr w:type="spellStart"/>
      <w:r w:rsidR="00A51B87" w:rsidRPr="0019402F">
        <w:rPr>
          <w:rFonts w:ascii="Menlo" w:hAnsi="Menlo" w:cs="Menlo"/>
          <w:sz w:val="22"/>
          <w:szCs w:val="22"/>
        </w:rPr>
        <w:t>date,datesec</w:t>
      </w:r>
      <w:proofErr w:type="spellEnd"/>
      <w:r w:rsidR="00A51B87" w:rsidRPr="0019402F">
        <w:rPr>
          <w:rFonts w:ascii="Menlo" w:hAnsi="Menlo" w:cs="Menlo"/>
          <w:sz w:val="22"/>
          <w:szCs w:val="22"/>
        </w:rPr>
        <w:t xml:space="preserve"> </w:t>
      </w:r>
      <w:ins w:id="510" w:author="Benedict, Jim" w:date="2020-06-04T15:03:00Z">
        <w:r w:rsidR="00740FD4">
          <w:rPr>
            <w:rFonts w:ascii="Menlo" w:hAnsi="Menlo" w:cs="Menlo"/>
            <w:sz w:val="22"/>
            <w:szCs w:val="22"/>
          </w:rPr>
          <w:t>/path/to/symLinks/</w:t>
        </w:r>
      </w:ins>
      <w:del w:id="511" w:author="Benedict, Jim" w:date="2020-06-04T14:55:00Z">
        <w:r w:rsidR="00A51B87" w:rsidRPr="0019402F" w:rsidDel="00DE44F3">
          <w:rPr>
            <w:rFonts w:ascii="Menlo" w:hAnsi="Menlo" w:cs="Menlo"/>
            <w:sz w:val="22"/>
            <w:szCs w:val="22"/>
          </w:rPr>
          <w:delText>$PROCESSEDDATAFILENAME</w:delText>
        </w:r>
      </w:del>
      <w:del w:id="512" w:author="Benedict, Jim" w:date="2020-06-04T14:43:00Z">
        <w:r w:rsidR="00A51B87" w:rsidDel="001C7630">
          <w:rPr>
            <w:rFonts w:cs="Menlo"/>
            <w:sz w:val="22"/>
            <w:szCs w:val="22"/>
          </w:rPr>
          <w:delText>.</w:delText>
        </w:r>
      </w:del>
      <w:ins w:id="513" w:author="Benedict, Jim" w:date="2020-06-04T14:55:00Z">
        <w:r w:rsidR="00DE44F3">
          <w:rPr>
            <w:rFonts w:ascii="Menlo" w:hAnsi="Menlo" w:cs="Menlo"/>
            <w:sz w:val="22"/>
            <w:szCs w:val="22"/>
          </w:rPr>
          <w:t>*00001.nc</w:t>
        </w:r>
      </w:ins>
      <w:r w:rsidR="00A51B87">
        <w:rPr>
          <w:rFonts w:cs="Menlo"/>
          <w:sz w:val="22"/>
          <w:szCs w:val="22"/>
        </w:rPr>
        <w:t xml:space="preserve"> </w:t>
      </w:r>
      <w:ins w:id="514" w:author="Benedict, Jim" w:date="2020-06-04T14:41:00Z">
        <w:r w:rsidR="001C7630">
          <w:rPr>
            <w:rFonts w:cs="Menlo"/>
            <w:sz w:val="22"/>
            <w:szCs w:val="22"/>
          </w:rPr>
          <w:br/>
        </w:r>
      </w:ins>
      <w:ins w:id="515" w:author="Benedict, Jim" w:date="2020-06-04T15:04:00Z">
        <w:r w:rsidR="00740FD4">
          <w:rPr>
            <w:rFonts w:cs="Menlo"/>
            <w:sz w:val="22"/>
            <w:szCs w:val="22"/>
          </w:rPr>
          <w:br/>
        </w:r>
      </w:ins>
      <w:r w:rsidR="00A51B87">
        <w:rPr>
          <w:rFonts w:cs="Menlo"/>
          <w:sz w:val="22"/>
          <w:szCs w:val="22"/>
        </w:rPr>
        <w:t xml:space="preserve">The </w:t>
      </w:r>
      <w:ins w:id="516" w:author="Benedict, Jim" w:date="2020-06-04T14:44:00Z">
        <w:r w:rsidR="001C7630" w:rsidRPr="00A51B87">
          <w:rPr>
            <w:rFonts w:ascii="Menlo" w:hAnsi="Menlo" w:cs="Menlo"/>
            <w:sz w:val="22"/>
            <w:szCs w:val="22"/>
          </w:rPr>
          <w:t>date</w:t>
        </w:r>
        <w:r w:rsidR="001C7630" w:rsidRPr="00891AAD">
          <w:rPr>
            <w:sz w:val="22"/>
            <w:szCs w:val="22"/>
          </w:rPr>
          <w:t xml:space="preserve"> </w:t>
        </w:r>
        <w:r w:rsidR="001C7630">
          <w:rPr>
            <w:sz w:val="22"/>
            <w:szCs w:val="22"/>
          </w:rPr>
          <w:t>and</w:t>
        </w:r>
        <w:r w:rsidR="001C7630" w:rsidRPr="00891AAD">
          <w:rPr>
            <w:sz w:val="22"/>
            <w:szCs w:val="22"/>
          </w:rPr>
          <w:t xml:space="preserve"> </w:t>
        </w:r>
        <w:proofErr w:type="spellStart"/>
        <w:r w:rsidR="001C7630" w:rsidRPr="00A51B87">
          <w:rPr>
            <w:rFonts w:ascii="Menlo" w:hAnsi="Menlo" w:cs="Menlo"/>
            <w:sz w:val="22"/>
            <w:szCs w:val="22"/>
          </w:rPr>
          <w:t>datesec</w:t>
        </w:r>
      </w:ins>
      <w:proofErr w:type="spellEnd"/>
      <w:del w:id="517" w:author="Benedict, Jim" w:date="2020-06-04T14:44:00Z">
        <w:r w:rsidR="00A51B87" w:rsidDel="001C7630">
          <w:rPr>
            <w:rFonts w:cs="Menlo"/>
            <w:sz w:val="22"/>
            <w:szCs w:val="22"/>
          </w:rPr>
          <w:delText>date</w:delText>
        </w:r>
      </w:del>
      <w:r w:rsidR="00A51B87">
        <w:rPr>
          <w:rFonts w:cs="Menlo"/>
          <w:sz w:val="22"/>
          <w:szCs w:val="22"/>
        </w:rPr>
        <w:t xml:space="preserve"> </w:t>
      </w:r>
      <w:ins w:id="518" w:author="Benedict, Jim" w:date="2020-06-04T14:44:00Z">
        <w:r w:rsidR="001C7630">
          <w:rPr>
            <w:rFonts w:cs="Menlo"/>
            <w:sz w:val="22"/>
            <w:szCs w:val="22"/>
          </w:rPr>
          <w:t xml:space="preserve">combination </w:t>
        </w:r>
      </w:ins>
      <w:ins w:id="519" w:author="Benedict, Jim" w:date="2020-06-04T14:51:00Z">
        <w:r w:rsidR="00DE44F3">
          <w:rPr>
            <w:rFonts w:cs="Menlo"/>
            <w:sz w:val="22"/>
            <w:szCs w:val="22"/>
          </w:rPr>
          <w:t xml:space="preserve">in </w:t>
        </w:r>
        <w:proofErr w:type="spellStart"/>
        <w:r w:rsidR="00DE44F3">
          <w:rPr>
            <w:rFonts w:cs="Menlo"/>
            <w:sz w:val="22"/>
            <w:szCs w:val="22"/>
          </w:rPr>
          <w:t>symlink</w:t>
        </w:r>
        <w:proofErr w:type="spellEnd"/>
        <w:r w:rsidR="00DE44F3">
          <w:rPr>
            <w:rFonts w:cs="Menlo"/>
            <w:sz w:val="22"/>
            <w:szCs w:val="22"/>
          </w:rPr>
          <w:t xml:space="preserve"> file *000</w:t>
        </w:r>
      </w:ins>
      <w:ins w:id="520" w:author="Benedict, Jim" w:date="2020-06-04T14:56:00Z">
        <w:r w:rsidR="00DE44F3">
          <w:rPr>
            <w:rFonts w:cs="Menlo"/>
            <w:sz w:val="22"/>
            <w:szCs w:val="22"/>
          </w:rPr>
          <w:t>0</w:t>
        </w:r>
      </w:ins>
      <w:ins w:id="521" w:author="Benedict, Jim" w:date="2020-06-04T14:51:00Z">
        <w:r w:rsidR="00DE44F3">
          <w:rPr>
            <w:rFonts w:cs="Menlo"/>
            <w:sz w:val="22"/>
            <w:szCs w:val="22"/>
          </w:rPr>
          <w:t xml:space="preserve">1.nc </w:t>
        </w:r>
      </w:ins>
      <w:ins w:id="522" w:author="Benedict, Jim" w:date="2020-06-04T14:45:00Z">
        <w:r w:rsidR="001C7630">
          <w:rPr>
            <w:rFonts w:cs="Menlo"/>
            <w:sz w:val="22"/>
            <w:szCs w:val="22"/>
          </w:rPr>
          <w:t xml:space="preserve">should match the expected starting point of the </w:t>
        </w:r>
      </w:ins>
      <w:ins w:id="523" w:author="Benedict, Jim" w:date="2020-06-04T14:55:00Z">
        <w:r w:rsidR="00DE44F3">
          <w:rPr>
            <w:rFonts w:cs="Menlo"/>
            <w:sz w:val="22"/>
            <w:szCs w:val="22"/>
          </w:rPr>
          <w:t xml:space="preserve">cloud-locked </w:t>
        </w:r>
      </w:ins>
      <w:ins w:id="524" w:author="Benedict, Jim" w:date="2020-06-04T14:52:00Z">
        <w:r w:rsidR="00DE44F3">
          <w:rPr>
            <w:rFonts w:cs="Menlo"/>
            <w:sz w:val="22"/>
            <w:szCs w:val="22"/>
          </w:rPr>
          <w:t>run</w:t>
        </w:r>
      </w:ins>
      <w:ins w:id="525" w:author="Benedict, Jim" w:date="2020-06-04T14:45:00Z">
        <w:r w:rsidR="001C7630">
          <w:rPr>
            <w:rFonts w:cs="Menlo"/>
            <w:sz w:val="22"/>
            <w:szCs w:val="22"/>
          </w:rPr>
          <w:t>.  For example, i</w:t>
        </w:r>
      </w:ins>
      <w:ins w:id="526" w:author="Benedict, Jim" w:date="2020-06-04T14:46:00Z">
        <w:r w:rsidR="001C7630">
          <w:rPr>
            <w:rFonts w:cs="Menlo"/>
            <w:sz w:val="22"/>
            <w:szCs w:val="22"/>
          </w:rPr>
          <w:t>f the user is just beginning a cloud-l</w:t>
        </w:r>
      </w:ins>
      <w:ins w:id="527" w:author="Benedict, Jim" w:date="2020-06-04T14:47:00Z">
        <w:r w:rsidR="001C7630">
          <w:rPr>
            <w:rFonts w:cs="Menlo"/>
            <w:sz w:val="22"/>
            <w:szCs w:val="22"/>
          </w:rPr>
          <w:t>oc</w:t>
        </w:r>
      </w:ins>
      <w:ins w:id="528" w:author="Benedict, Jim" w:date="2020-06-04T14:46:00Z">
        <w:r w:rsidR="001C7630">
          <w:rPr>
            <w:rFonts w:cs="Menlo"/>
            <w:sz w:val="22"/>
            <w:szCs w:val="22"/>
          </w:rPr>
          <w:t xml:space="preserve">king simulation, </w:t>
        </w:r>
      </w:ins>
      <w:ins w:id="529" w:author="Benedict, Jim" w:date="2020-06-04T14:47:00Z">
        <w:r w:rsidR="001C7630" w:rsidRPr="00A51B87">
          <w:rPr>
            <w:rFonts w:ascii="Menlo" w:hAnsi="Menlo" w:cs="Menlo"/>
            <w:sz w:val="22"/>
            <w:szCs w:val="22"/>
          </w:rPr>
          <w:t>date</w:t>
        </w:r>
        <w:r w:rsidR="001C7630" w:rsidRPr="00891AAD">
          <w:rPr>
            <w:sz w:val="22"/>
            <w:szCs w:val="22"/>
          </w:rPr>
          <w:t xml:space="preserve"> </w:t>
        </w:r>
      </w:ins>
      <w:ins w:id="530" w:author="Benedict, Jim" w:date="2020-06-04T14:58:00Z">
        <w:r w:rsidR="00DE44F3">
          <w:rPr>
            <w:sz w:val="22"/>
            <w:szCs w:val="22"/>
          </w:rPr>
          <w:t xml:space="preserve">in </w:t>
        </w:r>
        <w:r w:rsidR="00DE44F3">
          <w:rPr>
            <w:rFonts w:ascii="Menlo" w:hAnsi="Menlo" w:cs="Menlo"/>
            <w:sz w:val="22"/>
            <w:szCs w:val="22"/>
          </w:rPr>
          <w:t>/path/to/symLinks/*00001.nc</w:t>
        </w:r>
        <w:r w:rsidR="00DE44F3">
          <w:rPr>
            <w:rFonts w:cs="Menlo"/>
            <w:sz w:val="22"/>
            <w:szCs w:val="22"/>
          </w:rPr>
          <w:t xml:space="preserve"> </w:t>
        </w:r>
      </w:ins>
      <w:ins w:id="531" w:author="Benedict, Jim" w:date="2020-06-04T14:46:00Z">
        <w:r w:rsidR="001C7630">
          <w:rPr>
            <w:rFonts w:cs="Menlo"/>
            <w:sz w:val="22"/>
            <w:szCs w:val="22"/>
          </w:rPr>
          <w:t>should</w:t>
        </w:r>
      </w:ins>
      <w:ins w:id="532" w:author="Benedict, Jim" w:date="2020-06-04T14:47:00Z">
        <w:r w:rsidR="001C7630">
          <w:rPr>
            <w:rFonts w:cs="Menlo"/>
            <w:sz w:val="22"/>
            <w:szCs w:val="22"/>
          </w:rPr>
          <w:t xml:space="preserve"> be consistent with </w:t>
        </w:r>
      </w:ins>
      <w:del w:id="533" w:author="Benedict, Jim" w:date="2020-06-04T14:47:00Z">
        <w:r w:rsidR="00A51B87" w:rsidDel="001C7630">
          <w:rPr>
            <w:rFonts w:cs="Menlo"/>
            <w:sz w:val="22"/>
            <w:szCs w:val="22"/>
          </w:rPr>
          <w:delText xml:space="preserve">of those files should start with the same year as the model start year as defined by </w:delText>
        </w:r>
      </w:del>
      <w:r w:rsidR="00A51B87" w:rsidRPr="0019402F">
        <w:rPr>
          <w:rFonts w:ascii="Menlo" w:hAnsi="Menlo" w:cs="Menlo"/>
          <w:sz w:val="22"/>
          <w:szCs w:val="22"/>
        </w:rPr>
        <w:t>RUN_STARTDATE</w:t>
      </w:r>
      <w:r w:rsidR="00A51B87">
        <w:rPr>
          <w:rFonts w:cs="Menlo"/>
          <w:sz w:val="22"/>
          <w:szCs w:val="22"/>
        </w:rPr>
        <w:t xml:space="preserve"> in </w:t>
      </w:r>
      <w:r w:rsidR="00A51B87" w:rsidRPr="0019402F">
        <w:rPr>
          <w:rFonts w:ascii="Menlo" w:hAnsi="Menlo" w:cs="Menlo"/>
          <w:sz w:val="22"/>
          <w:szCs w:val="22"/>
        </w:rPr>
        <w:t>env_run.xml</w:t>
      </w:r>
      <w:del w:id="534" w:author="Benedict, Jim" w:date="2020-06-04T14:56:00Z">
        <w:r w:rsidR="00A51B87" w:rsidDel="00DE44F3">
          <w:rPr>
            <w:rFonts w:cs="Menlo"/>
            <w:sz w:val="22"/>
            <w:szCs w:val="22"/>
          </w:rPr>
          <w:delText>.</w:delText>
        </w:r>
      </w:del>
      <w:ins w:id="535" w:author="Benedict, Jim" w:date="2020-06-04T14:56:00Z">
        <w:r w:rsidR="00DE44F3">
          <w:rPr>
            <w:rFonts w:cs="Menlo"/>
            <w:sz w:val="22"/>
            <w:szCs w:val="22"/>
          </w:rPr>
          <w:t xml:space="preserve"> and </w:t>
        </w:r>
      </w:ins>
      <w:proofErr w:type="spellStart"/>
      <w:ins w:id="536" w:author="Benedict, Jim" w:date="2020-06-04T14:57:00Z">
        <w:r w:rsidR="00DE44F3" w:rsidRPr="0019402F">
          <w:rPr>
            <w:rFonts w:ascii="Menlo" w:hAnsi="Menlo" w:cs="Menlo"/>
            <w:sz w:val="22"/>
            <w:szCs w:val="22"/>
          </w:rPr>
          <w:t>datesec</w:t>
        </w:r>
        <w:proofErr w:type="spellEnd"/>
        <w:r w:rsidR="00DE44F3">
          <w:rPr>
            <w:rFonts w:cs="Menlo"/>
            <w:sz w:val="22"/>
            <w:szCs w:val="22"/>
          </w:rPr>
          <w:t xml:space="preserve"> =0 should be </w:t>
        </w:r>
      </w:ins>
      <w:ins w:id="537" w:author="Benedict, Jim" w:date="2020-06-04T14:59:00Z">
        <w:r w:rsidR="00DE44F3">
          <w:rPr>
            <w:rFonts w:cs="Menlo"/>
            <w:sz w:val="22"/>
            <w:szCs w:val="22"/>
          </w:rPr>
          <w:t>included</w:t>
        </w:r>
      </w:ins>
      <w:ins w:id="538" w:author="Benedict, Jim" w:date="2020-06-04T14:57:00Z">
        <w:r w:rsidR="00DE44F3">
          <w:rPr>
            <w:rFonts w:cs="Menlo"/>
            <w:sz w:val="22"/>
            <w:szCs w:val="22"/>
          </w:rPr>
          <w:t xml:space="preserve"> in that file.</w:t>
        </w:r>
      </w:ins>
      <w:ins w:id="539" w:author="Benedict, Jim" w:date="2020-06-04T14:48:00Z">
        <w:r w:rsidR="001C7630">
          <w:rPr>
            <w:rFonts w:cs="Menlo"/>
            <w:sz w:val="22"/>
            <w:szCs w:val="22"/>
          </w:rPr>
          <w:t xml:space="preserve">  </w:t>
        </w:r>
      </w:ins>
      <w:ins w:id="540" w:author="Benedict, Jim" w:date="2020-06-04T14:49:00Z">
        <w:r w:rsidR="00DE44F3">
          <w:rPr>
            <w:rFonts w:cs="Menlo"/>
            <w:sz w:val="22"/>
            <w:szCs w:val="22"/>
          </w:rPr>
          <w:t>For subsequent job submission</w:t>
        </w:r>
      </w:ins>
      <w:ins w:id="541" w:author="Benedict, Jim" w:date="2020-06-04T14:57:00Z">
        <w:r w:rsidR="00DE44F3">
          <w:rPr>
            <w:rFonts w:cs="Menlo"/>
            <w:sz w:val="22"/>
            <w:szCs w:val="22"/>
          </w:rPr>
          <w:t>s</w:t>
        </w:r>
      </w:ins>
      <w:ins w:id="542" w:author="Benedict, Jim" w:date="2020-06-04T14:49:00Z">
        <w:r w:rsidR="00DE44F3">
          <w:rPr>
            <w:rFonts w:cs="Menlo"/>
            <w:sz w:val="22"/>
            <w:szCs w:val="22"/>
          </w:rPr>
          <w:t xml:space="preserve">, </w:t>
        </w:r>
      </w:ins>
      <w:ins w:id="543" w:author="Benedict, Jim" w:date="2020-06-04T14:50:00Z">
        <w:r w:rsidR="00DE44F3" w:rsidRPr="00A51B87">
          <w:rPr>
            <w:rFonts w:ascii="Menlo" w:hAnsi="Menlo" w:cs="Menlo"/>
            <w:sz w:val="22"/>
            <w:szCs w:val="22"/>
          </w:rPr>
          <w:t>date</w:t>
        </w:r>
      </w:ins>
      <w:ins w:id="544" w:author="Benedict, Jim" w:date="2020-06-04T14:49:00Z">
        <w:r w:rsidR="00DE44F3">
          <w:rPr>
            <w:rFonts w:cs="Menlo"/>
            <w:sz w:val="22"/>
            <w:szCs w:val="22"/>
          </w:rPr>
          <w:t xml:space="preserve"> </w:t>
        </w:r>
      </w:ins>
      <w:ins w:id="545" w:author="Benedict, Jim" w:date="2020-06-04T14:59:00Z">
        <w:r w:rsidR="00DE44F3">
          <w:rPr>
            <w:rFonts w:cs="Menlo"/>
            <w:sz w:val="22"/>
            <w:szCs w:val="22"/>
          </w:rPr>
          <w:t xml:space="preserve">in </w:t>
        </w:r>
        <w:r w:rsidR="00DE44F3">
          <w:rPr>
            <w:rFonts w:ascii="Menlo" w:hAnsi="Menlo" w:cs="Menlo"/>
            <w:sz w:val="22"/>
            <w:szCs w:val="22"/>
          </w:rPr>
          <w:t>/path/to/symLinks/*00001.nc</w:t>
        </w:r>
        <w:r w:rsidR="00DE44F3">
          <w:rPr>
            <w:rFonts w:cs="Menlo"/>
            <w:sz w:val="22"/>
            <w:szCs w:val="22"/>
          </w:rPr>
          <w:t xml:space="preserve"> </w:t>
        </w:r>
      </w:ins>
      <w:ins w:id="546" w:author="Benedict, Jim" w:date="2020-06-04T14:49:00Z">
        <w:r w:rsidR="00DE44F3">
          <w:rPr>
            <w:rFonts w:cs="Menlo"/>
            <w:sz w:val="22"/>
            <w:szCs w:val="22"/>
          </w:rPr>
          <w:t>should</w:t>
        </w:r>
      </w:ins>
      <w:ins w:id="547" w:author="Benedict, Jim" w:date="2020-06-04T14:50:00Z">
        <w:r w:rsidR="00DE44F3">
          <w:rPr>
            <w:rFonts w:cs="Menlo"/>
            <w:sz w:val="22"/>
            <w:szCs w:val="22"/>
          </w:rPr>
          <w:t xml:space="preserve"> match the expected year, month, and day</w:t>
        </w:r>
      </w:ins>
      <w:ins w:id="548" w:author="Benedict, Jim" w:date="2020-06-04T14:59:00Z">
        <w:r w:rsidR="00DE44F3">
          <w:rPr>
            <w:rFonts w:cs="Menlo"/>
            <w:sz w:val="22"/>
            <w:szCs w:val="22"/>
          </w:rPr>
          <w:t xml:space="preserve"> of</w:t>
        </w:r>
      </w:ins>
      <w:ins w:id="549" w:author="Benedict, Jim" w:date="2020-06-04T15:00:00Z">
        <w:r w:rsidR="006E2E4E">
          <w:rPr>
            <w:rFonts w:cs="Menlo"/>
            <w:sz w:val="22"/>
            <w:szCs w:val="22"/>
          </w:rPr>
          <w:t xml:space="preserve"> </w:t>
        </w:r>
      </w:ins>
      <w:ins w:id="550" w:author="Benedict, Jim" w:date="2020-06-04T14:59:00Z">
        <w:r w:rsidR="00DE44F3">
          <w:rPr>
            <w:rFonts w:cs="Menlo"/>
            <w:sz w:val="22"/>
            <w:szCs w:val="22"/>
          </w:rPr>
          <w:t>the model</w:t>
        </w:r>
      </w:ins>
      <w:ins w:id="551" w:author="Benedict, Jim" w:date="2020-06-04T15:00:00Z">
        <w:r w:rsidR="006E2E4E">
          <w:rPr>
            <w:rFonts w:cs="Menlo"/>
            <w:sz w:val="22"/>
            <w:szCs w:val="22"/>
          </w:rPr>
          <w:t>’s</w:t>
        </w:r>
      </w:ins>
      <w:ins w:id="552" w:author="Benedict, Jim" w:date="2020-06-04T14:59:00Z">
        <w:r w:rsidR="00DE44F3">
          <w:rPr>
            <w:rFonts w:cs="Menlo"/>
            <w:sz w:val="22"/>
            <w:szCs w:val="22"/>
          </w:rPr>
          <w:t xml:space="preserve"> restar</w:t>
        </w:r>
      </w:ins>
      <w:ins w:id="553" w:author="Benedict, Jim" w:date="2020-06-04T15:00:00Z">
        <w:r w:rsidR="00DE44F3">
          <w:rPr>
            <w:rFonts w:cs="Menlo"/>
            <w:sz w:val="22"/>
            <w:szCs w:val="22"/>
          </w:rPr>
          <w:t>t</w:t>
        </w:r>
        <w:r w:rsidR="006E2E4E">
          <w:rPr>
            <w:rFonts w:cs="Menlo"/>
            <w:sz w:val="22"/>
            <w:szCs w:val="22"/>
          </w:rPr>
          <w:t xml:space="preserve"> time</w:t>
        </w:r>
        <w:r w:rsidR="00DE44F3">
          <w:rPr>
            <w:rFonts w:cs="Menlo"/>
            <w:sz w:val="22"/>
            <w:szCs w:val="22"/>
          </w:rPr>
          <w:t>.</w:t>
        </w:r>
      </w:ins>
      <w:ins w:id="554" w:author="Benedict, Jim" w:date="2020-06-04T15:01:00Z">
        <w:r w:rsidR="006E2E4E">
          <w:rPr>
            <w:rFonts w:cs="Menlo"/>
            <w:sz w:val="22"/>
            <w:szCs w:val="22"/>
          </w:rPr>
          <w:t xml:space="preserve">  It is recommended that </w:t>
        </w:r>
      </w:ins>
      <w:ins w:id="555" w:author="Benedict, Jim" w:date="2020-06-04T15:02:00Z">
        <w:r w:rsidR="006E2E4E">
          <w:rPr>
            <w:rFonts w:cs="Menlo"/>
            <w:sz w:val="22"/>
            <w:szCs w:val="22"/>
          </w:rPr>
          <w:t xml:space="preserve">the user also check </w:t>
        </w:r>
        <w:r w:rsidR="006E2E4E" w:rsidRPr="00A51B87">
          <w:rPr>
            <w:rFonts w:ascii="Menlo" w:hAnsi="Menlo" w:cs="Menlo"/>
            <w:sz w:val="22"/>
            <w:szCs w:val="22"/>
          </w:rPr>
          <w:t>date</w:t>
        </w:r>
        <w:r w:rsidR="006E2E4E" w:rsidRPr="00891AAD">
          <w:rPr>
            <w:sz w:val="22"/>
            <w:szCs w:val="22"/>
          </w:rPr>
          <w:t xml:space="preserve"> </w:t>
        </w:r>
        <w:r w:rsidR="006E2E4E">
          <w:rPr>
            <w:sz w:val="22"/>
            <w:szCs w:val="22"/>
          </w:rPr>
          <w:t>and</w:t>
        </w:r>
        <w:r w:rsidR="006E2E4E" w:rsidRPr="00891AAD">
          <w:rPr>
            <w:sz w:val="22"/>
            <w:szCs w:val="22"/>
          </w:rPr>
          <w:t xml:space="preserve"> </w:t>
        </w:r>
        <w:proofErr w:type="spellStart"/>
        <w:r w:rsidR="006E2E4E" w:rsidRPr="00A51B87">
          <w:rPr>
            <w:rFonts w:ascii="Menlo" w:hAnsi="Menlo" w:cs="Menlo"/>
            <w:sz w:val="22"/>
            <w:szCs w:val="22"/>
          </w:rPr>
          <w:t>datesec</w:t>
        </w:r>
        <w:proofErr w:type="spellEnd"/>
        <w:r w:rsidR="006E2E4E">
          <w:rPr>
            <w:rFonts w:cs="Menlo"/>
            <w:sz w:val="22"/>
            <w:szCs w:val="22"/>
          </w:rPr>
          <w:t xml:space="preserve"> in the file corresponding to the fin</w:t>
        </w:r>
      </w:ins>
      <w:ins w:id="556" w:author="Benedict, Jim" w:date="2020-06-04T15:03:00Z">
        <w:r w:rsidR="006E2E4E">
          <w:rPr>
            <w:rFonts w:cs="Menlo"/>
            <w:sz w:val="22"/>
            <w:szCs w:val="22"/>
          </w:rPr>
          <w:t xml:space="preserve">al day </w:t>
        </w:r>
      </w:ins>
      <w:ins w:id="557" w:author="Benedict, Jim" w:date="2020-06-04T15:05:00Z">
        <w:r w:rsidR="00740FD4">
          <w:rPr>
            <w:rFonts w:cs="Menlo"/>
            <w:sz w:val="22"/>
            <w:szCs w:val="22"/>
          </w:rPr>
          <w:t>of prescribed data</w:t>
        </w:r>
      </w:ins>
      <w:ins w:id="558" w:author="Benedict, Jim" w:date="2020-06-04T15:03:00Z">
        <w:r w:rsidR="006E2E4E">
          <w:rPr>
            <w:rFonts w:cs="Menlo"/>
            <w:sz w:val="22"/>
            <w:szCs w:val="22"/>
          </w:rPr>
          <w:t xml:space="preserve">, </w:t>
        </w:r>
        <w:r w:rsidR="006E2E4E">
          <w:rPr>
            <w:rFonts w:ascii="Menlo" w:hAnsi="Menlo" w:cs="Menlo"/>
            <w:sz w:val="22"/>
            <w:szCs w:val="22"/>
          </w:rPr>
          <w:t>/path/to/</w:t>
        </w:r>
        <w:proofErr w:type="spellStart"/>
        <w:r w:rsidR="006E2E4E">
          <w:rPr>
            <w:rFonts w:ascii="Menlo" w:hAnsi="Menlo" w:cs="Menlo"/>
            <w:sz w:val="22"/>
            <w:szCs w:val="22"/>
          </w:rPr>
          <w:t>symLinks</w:t>
        </w:r>
        <w:proofErr w:type="spellEnd"/>
        <w:r w:rsidR="006E2E4E">
          <w:rPr>
            <w:rFonts w:ascii="Menlo" w:hAnsi="Menlo" w:cs="Menlo"/>
            <w:sz w:val="22"/>
            <w:szCs w:val="22"/>
          </w:rPr>
          <w:t>/*00365.nc</w:t>
        </w:r>
        <w:r w:rsidR="006E2E4E">
          <w:rPr>
            <w:rFonts w:cs="Menlo"/>
            <w:sz w:val="22"/>
            <w:szCs w:val="22"/>
          </w:rPr>
          <w:t>.</w:t>
        </w:r>
      </w:ins>
      <w:del w:id="559" w:author="Benedict, Jim" w:date="2020-06-04T15:03:00Z">
        <w:r w:rsidR="00A51B87" w:rsidDel="006E2E4E">
          <w:rPr>
            <w:rFonts w:cs="Menlo"/>
            <w:sz w:val="22"/>
            <w:szCs w:val="22"/>
          </w:rPr>
          <w:delText xml:space="preserve"> </w:delText>
        </w:r>
        <w:r w:rsidR="00A51B87" w:rsidRPr="0019402F" w:rsidDel="006E2E4E">
          <w:rPr>
            <w:rFonts w:ascii="Menlo" w:hAnsi="Menlo" w:cs="Menlo"/>
            <w:sz w:val="22"/>
            <w:szCs w:val="22"/>
          </w:rPr>
          <w:delText>datesec</w:delText>
        </w:r>
        <w:r w:rsidR="00A51B87" w:rsidDel="006E2E4E">
          <w:rPr>
            <w:rFonts w:cs="Menlo"/>
            <w:sz w:val="22"/>
            <w:szCs w:val="22"/>
          </w:rPr>
          <w:delText xml:space="preserve"> should start with 0 or 0</w:delText>
        </w:r>
        <w:r w:rsidR="0019402F" w:rsidDel="006E2E4E">
          <w:rPr>
            <w:rFonts w:cs="Menlo"/>
            <w:sz w:val="22"/>
            <w:szCs w:val="22"/>
          </w:rPr>
          <w:delText>7200 in the 01-Jan file.</w:delText>
        </w:r>
      </w:del>
      <w:r w:rsidR="00A51B87">
        <w:rPr>
          <w:rFonts w:cs="Menlo"/>
          <w:sz w:val="22"/>
          <w:szCs w:val="22"/>
        </w:rPr>
        <w:t xml:space="preserve"> </w:t>
      </w:r>
    </w:p>
    <w:p w14:paraId="4DA7ECDC" w14:textId="77777777" w:rsidR="00D62944" w:rsidRPr="00891AAD" w:rsidRDefault="00D62944" w:rsidP="0024337B">
      <w:pPr>
        <w:rPr>
          <w:rFonts w:ascii="Calibri" w:hAnsi="Calibri" w:cs="Calibri"/>
          <w:sz w:val="22"/>
          <w:szCs w:val="22"/>
        </w:rPr>
      </w:pPr>
    </w:p>
    <w:p w14:paraId="3E368A04" w14:textId="77777777" w:rsidR="00D62944" w:rsidRPr="00891AAD" w:rsidRDefault="00D62944" w:rsidP="0024337B">
      <w:pPr>
        <w:rPr>
          <w:rFonts w:ascii="Calibri" w:eastAsia="Times New Roman" w:hAnsi="Calibri" w:cs="Calibri"/>
          <w:sz w:val="22"/>
          <w:szCs w:val="22"/>
        </w:rPr>
      </w:pPr>
      <w:r w:rsidRPr="00891AAD">
        <w:rPr>
          <w:rFonts w:ascii="Calibri" w:eastAsia="Times New Roman" w:hAnsi="Calibri" w:cs="Calibri"/>
          <w:b/>
          <w:bCs/>
          <w:color w:val="000000"/>
          <w:sz w:val="22"/>
          <w:szCs w:val="22"/>
        </w:rPr>
        <w:t>Notes:</w:t>
      </w:r>
    </w:p>
    <w:p w14:paraId="4229871A" w14:textId="22B764BC" w:rsidR="00CB5C31" w:rsidRPr="00891AAD" w:rsidRDefault="00604B4E" w:rsidP="0024337B">
      <w:pPr>
        <w:pStyle w:val="ListParagraph"/>
        <w:numPr>
          <w:ilvl w:val="0"/>
          <w:numId w:val="18"/>
        </w:numPr>
        <w:rPr>
          <w:sz w:val="22"/>
          <w:szCs w:val="22"/>
        </w:rPr>
      </w:pPr>
      <w:ins w:id="560" w:author="Benedict, Jim" w:date="2020-06-04T15:09:00Z">
        <w:r>
          <w:rPr>
            <w:sz w:val="22"/>
            <w:szCs w:val="22"/>
          </w:rPr>
          <w:t xml:space="preserve">A helpful tool is script </w:t>
        </w:r>
        <w:proofErr w:type="spellStart"/>
        <w:r w:rsidRPr="0067378B">
          <w:rPr>
            <w:rFonts w:ascii="Menlo" w:hAnsi="Menlo" w:cs="Menlo"/>
            <w:sz w:val="22"/>
            <w:szCs w:val="22"/>
          </w:rPr>
          <w:t>cloudLockResetDate.ncl</w:t>
        </w:r>
        <w:proofErr w:type="spellEnd"/>
        <w:r>
          <w:rPr>
            <w:sz w:val="22"/>
            <w:szCs w:val="22"/>
          </w:rPr>
          <w:t>, which gives the user the power to manually m</w:t>
        </w:r>
      </w:ins>
      <w:ins w:id="561" w:author="Benedict, Jim" w:date="2020-06-04T15:10:00Z">
        <w:r>
          <w:rPr>
            <w:sz w:val="22"/>
            <w:szCs w:val="22"/>
          </w:rPr>
          <w:t xml:space="preserve">odify the year of the staged cloud </w:t>
        </w:r>
        <w:r w:rsidR="00C30F03">
          <w:rPr>
            <w:sz w:val="22"/>
            <w:szCs w:val="22"/>
          </w:rPr>
          <w:t>data files.</w:t>
        </w:r>
      </w:ins>
      <w:ins w:id="562" w:author="Benedict, Jim" w:date="2020-06-04T15:09:00Z">
        <w:r>
          <w:rPr>
            <w:sz w:val="22"/>
            <w:szCs w:val="22"/>
          </w:rPr>
          <w:t xml:space="preserve">  </w:t>
        </w:r>
      </w:ins>
      <w:ins w:id="563" w:author="Benedict, Jim" w:date="2020-06-04T15:10:00Z">
        <w:r w:rsidR="00C30F03">
          <w:rPr>
            <w:sz w:val="22"/>
            <w:szCs w:val="22"/>
          </w:rPr>
          <w:t>This may b</w:t>
        </w:r>
      </w:ins>
      <w:ins w:id="564" w:author="Benedict, Jim" w:date="2020-06-04T15:11:00Z">
        <w:r w:rsidR="00C30F03">
          <w:rPr>
            <w:sz w:val="22"/>
            <w:szCs w:val="22"/>
          </w:rPr>
          <w:t xml:space="preserve">e useful if mistakes are made </w:t>
        </w:r>
      </w:ins>
      <w:del w:id="565" w:author="Benedict, Jim" w:date="2020-06-04T15:11:00Z">
        <w:r w:rsidR="00CB5C31" w:rsidRPr="00891AAD" w:rsidDel="00C30F03">
          <w:rPr>
            <w:sz w:val="22"/>
            <w:szCs w:val="22"/>
          </w:rPr>
          <w:delText xml:space="preserve">If, </w:delText>
        </w:r>
      </w:del>
      <w:r w:rsidR="00CB5C31" w:rsidRPr="00891AAD">
        <w:rPr>
          <w:sz w:val="22"/>
          <w:szCs w:val="22"/>
        </w:rPr>
        <w:t xml:space="preserve">during the user’s initial manual execution of </w:t>
      </w:r>
      <w:proofErr w:type="spellStart"/>
      <w:r w:rsidR="00CB5C31" w:rsidRPr="0067378B">
        <w:rPr>
          <w:rFonts w:ascii="Menlo" w:hAnsi="Menlo" w:cs="Menlo"/>
          <w:sz w:val="22"/>
          <w:szCs w:val="22"/>
        </w:rPr>
        <w:t>sequenceCloudData.ncl</w:t>
      </w:r>
      <w:proofErr w:type="spellEnd"/>
      <w:del w:id="566" w:author="Benedict, Jim" w:date="2020-06-04T15:12:00Z">
        <w:r w:rsidR="00CB5C31" w:rsidRPr="00891AAD" w:rsidDel="00C30F03">
          <w:rPr>
            <w:sz w:val="22"/>
            <w:szCs w:val="22"/>
          </w:rPr>
          <w:delText xml:space="preserve">, he or she finds an error in the date on the file, the user may execute </w:delText>
        </w:r>
        <w:r w:rsidR="00CB5C31" w:rsidRPr="0067378B" w:rsidDel="00C30F03">
          <w:rPr>
            <w:rFonts w:ascii="Menlo" w:hAnsi="Menlo" w:cs="Menlo"/>
            <w:sz w:val="22"/>
            <w:szCs w:val="22"/>
          </w:rPr>
          <w:delText>cloudLockResetDate.ncl</w:delText>
        </w:r>
        <w:r w:rsidR="00CB5C31" w:rsidRPr="00891AAD" w:rsidDel="00C30F03">
          <w:rPr>
            <w:sz w:val="22"/>
            <w:szCs w:val="22"/>
          </w:rPr>
          <w:delText>.</w:delText>
        </w:r>
      </w:del>
      <w:ins w:id="567" w:author="Benedict, Jim" w:date="2020-06-04T15:12:00Z">
        <w:r w:rsidR="00C30F03">
          <w:rPr>
            <w:sz w:val="22"/>
            <w:szCs w:val="22"/>
          </w:rPr>
          <w:t xml:space="preserve"> (note that each time </w:t>
        </w:r>
        <w:proofErr w:type="spellStart"/>
        <w:r w:rsidR="00C30F03" w:rsidRPr="0067378B">
          <w:rPr>
            <w:rFonts w:ascii="Menlo" w:hAnsi="Menlo" w:cs="Menlo"/>
            <w:sz w:val="22"/>
            <w:szCs w:val="22"/>
          </w:rPr>
          <w:t>sequenceCloudData.ncl</w:t>
        </w:r>
        <w:proofErr w:type="spellEnd"/>
        <w:r w:rsidR="00C30F03">
          <w:rPr>
            <w:sz w:val="22"/>
            <w:szCs w:val="22"/>
          </w:rPr>
          <w:t xml:space="preserve"> is called, the year will be </w:t>
        </w:r>
      </w:ins>
      <w:ins w:id="568" w:author="Benedict, Jim" w:date="2020-06-04T15:13:00Z">
        <w:r w:rsidR="00C30F03">
          <w:rPr>
            <w:sz w:val="22"/>
            <w:szCs w:val="22"/>
          </w:rPr>
          <w:t>incremented forward by 1.</w:t>
        </w:r>
      </w:ins>
      <w:ins w:id="569" w:author="Benedict, Jim" w:date="2020-06-04T15:12:00Z">
        <w:r w:rsidR="00C30F03">
          <w:rPr>
            <w:sz w:val="22"/>
            <w:szCs w:val="22"/>
          </w:rPr>
          <w:t xml:space="preserve"> </w:t>
        </w:r>
      </w:ins>
      <w:ins w:id="570" w:author="Benedict, Jim" w:date="2020-06-04T15:13:00Z">
        <w:r w:rsidR="00C30F03">
          <w:rPr>
            <w:sz w:val="22"/>
            <w:szCs w:val="22"/>
          </w:rPr>
          <w:t xml:space="preserve"> </w:t>
        </w:r>
      </w:ins>
      <w:del w:id="571" w:author="Benedict, Jim" w:date="2020-06-04T15:12:00Z">
        <w:r w:rsidR="00CB5C31" w:rsidRPr="00891AAD" w:rsidDel="00C30F03">
          <w:rPr>
            <w:sz w:val="22"/>
            <w:szCs w:val="22"/>
          </w:rPr>
          <w:delText xml:space="preserve"> </w:delText>
        </w:r>
      </w:del>
      <w:r w:rsidR="00CB5C31" w:rsidRPr="00891AAD">
        <w:rPr>
          <w:sz w:val="22"/>
          <w:szCs w:val="22"/>
        </w:rPr>
        <w:t xml:space="preserve">This code may also be used in subsequent </w:t>
      </w:r>
      <w:r w:rsidR="00166D75">
        <w:rPr>
          <w:sz w:val="22"/>
          <w:szCs w:val="22"/>
        </w:rPr>
        <w:t>cloud locking</w:t>
      </w:r>
      <w:r w:rsidR="00CB5C31" w:rsidRPr="00891AAD">
        <w:rPr>
          <w:sz w:val="22"/>
          <w:szCs w:val="22"/>
        </w:rPr>
        <w:t xml:space="preserve"> simulations to set the cloud dates to an arbitrary year.</w:t>
      </w:r>
      <w:r w:rsidR="001D44B2">
        <w:rPr>
          <w:sz w:val="22"/>
          <w:szCs w:val="22"/>
        </w:rPr>
        <w:t xml:space="preserve"> The user will also need to change the paths listed in </w:t>
      </w:r>
      <w:proofErr w:type="spellStart"/>
      <w:r w:rsidR="001D44B2" w:rsidRPr="0067378B">
        <w:rPr>
          <w:rFonts w:ascii="Menlo" w:hAnsi="Menlo" w:cs="Menlo"/>
          <w:sz w:val="22"/>
          <w:szCs w:val="22"/>
        </w:rPr>
        <w:t>cloudLockResetDate.ncl</w:t>
      </w:r>
      <w:proofErr w:type="spellEnd"/>
      <w:r w:rsidR="001D44B2">
        <w:rPr>
          <w:rFonts w:ascii="Calibri" w:hAnsi="Calibri" w:cs="Menlo"/>
          <w:sz w:val="22"/>
          <w:szCs w:val="22"/>
        </w:rPr>
        <w:t xml:space="preserve"> to point to their data directories accordingly.</w:t>
      </w:r>
    </w:p>
    <w:p w14:paraId="4D5989FA" w14:textId="4F676826"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The files names 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/CASE1</w:t>
      </w:r>
      <w:ins w:id="572" w:author="Benedict, Jim" w:date="2020-06-04T15:13:00Z">
        <w:r w:rsidR="00C30F03">
          <w:rPr>
            <w:rFonts w:ascii="Menlo" w:eastAsia="Times New Roman" w:hAnsi="Menlo" w:cs="Menlo"/>
            <w:color w:val="000000"/>
            <w:sz w:val="22"/>
            <w:szCs w:val="22"/>
          </w:rPr>
          <w:t>/</w:t>
        </w:r>
      </w:ins>
      <w:r w:rsidRPr="00891AAD">
        <w:rPr>
          <w:rFonts w:ascii="Calibri" w:eastAsia="Times New Roman" w:hAnsi="Calibri" w:cs="Calibri"/>
          <w:color w:val="000000"/>
          <w:sz w:val="22"/>
          <w:szCs w:val="22"/>
        </w:rPr>
        <w:t xml:space="preserve"> are arbitrary.  The model directly reads the "files" in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/CASE1</w:t>
      </w:r>
      <w:ins w:id="573" w:author="Benedict, Jim" w:date="2020-06-04T15:13:00Z">
        <w:r w:rsidR="00C30F03">
          <w:rPr>
            <w:rFonts w:ascii="Menlo" w:eastAsia="Times New Roman" w:hAnsi="Menlo" w:cs="Menlo"/>
            <w:color w:val="000000"/>
            <w:sz w:val="22"/>
            <w:szCs w:val="22"/>
          </w:rPr>
          <w:t>/</w:t>
        </w:r>
      </w:ins>
      <w:r w:rsidRPr="00891AAD">
        <w:rPr>
          <w:rFonts w:ascii="Calibri" w:eastAsia="Times New Roman" w:hAnsi="Calibri" w:cs="Calibri"/>
          <w:color w:val="000000"/>
          <w:sz w:val="22"/>
          <w:szCs w:val="22"/>
        </w:rPr>
        <w:t xml:space="preserve"> which have integer file name stamps and simply point to the cloud data files under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p>
    <w:p w14:paraId="7F0F2371"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r w:rsidRPr="00891AAD">
        <w:rPr>
          <w:rFonts w:ascii="Calibri" w:eastAsia="Times New Roman" w:hAnsi="Calibri" w:cs="Calibri"/>
          <w:color w:val="000000"/>
          <w:sz w:val="22"/>
          <w:szCs w:val="22"/>
        </w:rPr>
        <w:t xml:space="preserve">I found it helpful to keep the prescribed cloud data within </w:t>
      </w:r>
      <w:proofErr w:type="spellStart"/>
      <w:r w:rsidRPr="0067378B">
        <w:rPr>
          <w:rFonts w:ascii="Menlo" w:eastAsia="Times New Roman" w:hAnsi="Menlo" w:cs="Menlo"/>
          <w:color w:val="000000"/>
          <w:sz w:val="22"/>
          <w:szCs w:val="22"/>
        </w:rPr>
        <w:t>dataFiles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w:t>
      </w:r>
      <w:proofErr w:type="spellStart"/>
      <w:r w:rsidRPr="0067378B">
        <w:rPr>
          <w:rFonts w:ascii="Menlo" w:eastAsia="Times New Roman" w:hAnsi="Menlo" w:cs="Menlo"/>
          <w:color w:val="000000"/>
          <w:sz w:val="22"/>
          <w:szCs w:val="22"/>
        </w:rPr>
        <w:t>symLinks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and </w:t>
      </w:r>
      <w:proofErr w:type="spellStart"/>
      <w:r w:rsidRPr="0067378B">
        <w:rPr>
          <w:rFonts w:ascii="Menlo" w:eastAsia="Times New Roman" w:hAnsi="Menlo" w:cs="Menlo"/>
          <w:color w:val="000000"/>
          <w:sz w:val="22"/>
          <w:szCs w:val="22"/>
        </w:rPr>
        <w:t>logFiles</w:t>
      </w:r>
      <w:proofErr w:type="spellEnd"/>
      <w:r w:rsidRPr="0067378B">
        <w:rPr>
          <w:rFonts w:ascii="Menlo" w:eastAsia="Times New Roman" w:hAnsi="Menlo" w:cs="Menlo"/>
          <w:color w:val="000000"/>
          <w:sz w:val="22"/>
          <w:szCs w:val="22"/>
        </w:rPr>
        <w:t>/</w:t>
      </w:r>
      <w:r w:rsidRPr="00891AAD">
        <w:rPr>
          <w:rFonts w:ascii="Calibri" w:eastAsia="Times New Roman" w:hAnsi="Calibri" w:cs="Calibri"/>
          <w:color w:val="000000"/>
          <w:sz w:val="22"/>
          <w:szCs w:val="22"/>
        </w:rPr>
        <w:t xml:space="preserve"> separate for each individual locked run, hence the "</w:t>
      </w:r>
      <w:r w:rsidRPr="0067378B">
        <w:rPr>
          <w:rFonts w:ascii="Menlo" w:eastAsia="Times New Roman" w:hAnsi="Menlo" w:cs="Menlo"/>
          <w:color w:val="000000"/>
          <w:sz w:val="22"/>
          <w:szCs w:val="22"/>
        </w:rPr>
        <w:t>CASE1</w:t>
      </w:r>
      <w:r w:rsidRPr="00891AAD">
        <w:rPr>
          <w:rFonts w:ascii="Calibri" w:eastAsia="Times New Roman" w:hAnsi="Calibri" w:cs="Calibri"/>
          <w:color w:val="000000"/>
          <w:sz w:val="22"/>
          <w:szCs w:val="22"/>
        </w:rPr>
        <w:t>", "</w:t>
      </w:r>
      <w:r w:rsidRPr="0067378B">
        <w:rPr>
          <w:rFonts w:ascii="Menlo" w:eastAsia="Times New Roman" w:hAnsi="Menlo" w:cs="Menlo"/>
          <w:color w:val="000000"/>
          <w:sz w:val="22"/>
          <w:szCs w:val="22"/>
        </w:rPr>
        <w:t>CASE2</w:t>
      </w:r>
      <w:r w:rsidRPr="00891AAD">
        <w:rPr>
          <w:rFonts w:ascii="Calibri" w:eastAsia="Times New Roman" w:hAnsi="Calibri" w:cs="Calibri"/>
          <w:color w:val="000000"/>
          <w:sz w:val="22"/>
          <w:szCs w:val="22"/>
        </w:rPr>
        <w:t>", etc. subdirs.  This allows multiple locked runs to occur simultaneously, and permits extending runs.  A disadvantage:  it takes up more disk space.</w:t>
      </w:r>
    </w:p>
    <w:p w14:paraId="02CFAE46" w14:textId="77777777" w:rsidR="00D62944" w:rsidRPr="00891AAD" w:rsidRDefault="00D62944" w:rsidP="0024337B">
      <w:pPr>
        <w:numPr>
          <w:ilvl w:val="0"/>
          <w:numId w:val="18"/>
        </w:numPr>
        <w:textAlignment w:val="baseline"/>
        <w:rPr>
          <w:rFonts w:ascii="Calibri" w:eastAsia="Times New Roman" w:hAnsi="Calibri" w:cs="Calibri"/>
          <w:color w:val="000000"/>
          <w:sz w:val="22"/>
          <w:szCs w:val="22"/>
        </w:rPr>
      </w:pPr>
      <w:commentRangeStart w:id="574"/>
      <w:r w:rsidRPr="00891AAD">
        <w:rPr>
          <w:rFonts w:ascii="Calibri" w:eastAsia="Times New Roman" w:hAnsi="Calibri" w:cs="Calibri"/>
          <w:color w:val="000000"/>
          <w:sz w:val="22"/>
          <w:szCs w:val="22"/>
        </w:rPr>
        <w:t>Note that there are 367 symbolic links files in</w:t>
      </w:r>
      <w:r w:rsidRPr="00EE1EA6">
        <w:rPr>
          <w:rFonts w:ascii="Menlo" w:eastAsia="Times New Roman" w:hAnsi="Menlo" w:cs="Menlo"/>
          <w:color w:val="000000"/>
          <w:sz w:val="22"/>
          <w:szCs w:val="22"/>
        </w:rPr>
        <w:t xml:space="preserve"> </w:t>
      </w:r>
      <w:proofErr w:type="spellStart"/>
      <w:r w:rsidRPr="00EE1EA6">
        <w:rPr>
          <w:rFonts w:ascii="Menlo" w:eastAsia="Times New Roman" w:hAnsi="Menlo" w:cs="Menlo"/>
          <w:color w:val="000000"/>
          <w:sz w:val="22"/>
          <w:szCs w:val="22"/>
        </w:rPr>
        <w:t>symLinks</w:t>
      </w:r>
      <w:proofErr w:type="spellEnd"/>
      <w:r w:rsidRPr="00EE1EA6">
        <w:rPr>
          <w:rFonts w:ascii="Menlo" w:eastAsia="Times New Roman" w:hAnsi="Menlo" w:cs="Menlo"/>
          <w:color w:val="000000"/>
          <w:sz w:val="22"/>
          <w:szCs w:val="22"/>
        </w:rPr>
        <w:t>/CASE1</w:t>
      </w:r>
      <w:r w:rsidRPr="00891AAD">
        <w:rPr>
          <w:rFonts w:ascii="Calibri" w:eastAsia="Times New Roman" w:hAnsi="Calibri" w:cs="Calibri"/>
          <w:color w:val="000000"/>
          <w:sz w:val="22"/>
          <w:szCs w:val="22"/>
        </w:rPr>
        <w:t>.  This is because if the model is initialized at 00Z 0001-01-01, it requires (but does not actually use?) prescribed cloud data from 0000-12-31 as well as 0002-01-01</w:t>
      </w:r>
      <w:commentRangeEnd w:id="574"/>
      <w:r w:rsidR="00C30F03">
        <w:rPr>
          <w:rStyle w:val="CommentReference"/>
        </w:rPr>
        <w:commentReference w:id="574"/>
      </w:r>
      <w:r w:rsidRPr="00891AAD">
        <w:rPr>
          <w:rFonts w:ascii="Calibri" w:eastAsia="Times New Roman" w:hAnsi="Calibri" w:cs="Calibri"/>
          <w:color w:val="000000"/>
          <w:sz w:val="22"/>
          <w:szCs w:val="22"/>
        </w:rPr>
        <w:t>.</w:t>
      </w:r>
    </w:p>
    <w:p w14:paraId="06FC1408" w14:textId="55C64761" w:rsidR="00DA12E4" w:rsidRPr="00E77117" w:rsidRDefault="00D35BA5" w:rsidP="0024337B">
      <w:pPr>
        <w:rPr>
          <w:rFonts w:ascii="Times New Roman" w:hAnsi="Times New Roman" w:cs="Times New Roman"/>
          <w:sz w:val="32"/>
          <w:szCs w:val="32"/>
        </w:rPr>
      </w:pPr>
      <w:r>
        <w:rPr>
          <w:rFonts w:ascii="Times New Roman" w:hAnsi="Times New Roman" w:cs="Times New Roman"/>
          <w:sz w:val="32"/>
          <w:szCs w:val="32"/>
        </w:rPr>
        <w:br w:type="column"/>
      </w:r>
      <w:r w:rsidR="00D16662" w:rsidRPr="00E77117">
        <w:rPr>
          <w:rFonts w:ascii="Times New Roman" w:hAnsi="Times New Roman" w:cs="Times New Roman"/>
          <w:sz w:val="32"/>
          <w:szCs w:val="32"/>
        </w:rPr>
        <w:lastRenderedPageBreak/>
        <w:t xml:space="preserve">Step 5. </w:t>
      </w:r>
      <w:r w:rsidR="00DA12E4" w:rsidRPr="00E77117">
        <w:rPr>
          <w:rFonts w:ascii="Times New Roman" w:hAnsi="Times New Roman" w:cs="Times New Roman"/>
          <w:sz w:val="32"/>
          <w:szCs w:val="32"/>
        </w:rPr>
        <w:t xml:space="preserve">Run a cloud-locked </w:t>
      </w:r>
      <w:r w:rsidR="008A0A24">
        <w:rPr>
          <w:rFonts w:ascii="Times New Roman" w:hAnsi="Times New Roman" w:cs="Times New Roman"/>
          <w:sz w:val="32"/>
          <w:szCs w:val="32"/>
        </w:rPr>
        <w:t>simulation</w:t>
      </w:r>
      <w:r w:rsidR="00DA12E4" w:rsidRPr="00E77117">
        <w:rPr>
          <w:rFonts w:ascii="Times New Roman" w:hAnsi="Times New Roman" w:cs="Times New Roman"/>
          <w:sz w:val="32"/>
          <w:szCs w:val="32"/>
        </w:rPr>
        <w:t xml:space="preserve"> </w:t>
      </w:r>
    </w:p>
    <w:p w14:paraId="19121B7D" w14:textId="77777777" w:rsidR="00E77117" w:rsidRPr="00E77117" w:rsidRDefault="00E77117" w:rsidP="0024337B">
      <w:pPr>
        <w:rPr>
          <w:sz w:val="22"/>
          <w:szCs w:val="22"/>
        </w:rPr>
      </w:pPr>
    </w:p>
    <w:p w14:paraId="3E8B7318" w14:textId="604199AE" w:rsidR="002B0AC7" w:rsidRPr="00E77117" w:rsidRDefault="00D16662" w:rsidP="00E77117">
      <w:pPr>
        <w:pStyle w:val="ListParagraph"/>
        <w:numPr>
          <w:ilvl w:val="0"/>
          <w:numId w:val="20"/>
        </w:numPr>
        <w:rPr>
          <w:sz w:val="22"/>
          <w:szCs w:val="22"/>
        </w:rPr>
      </w:pPr>
      <w:r w:rsidRPr="00E77117">
        <w:rPr>
          <w:sz w:val="22"/>
          <w:szCs w:val="22"/>
        </w:rPr>
        <w:t xml:space="preserve">Create new case for </w:t>
      </w:r>
      <w:r w:rsidR="00166D75">
        <w:rPr>
          <w:sz w:val="22"/>
          <w:szCs w:val="22"/>
        </w:rPr>
        <w:t>cloud locking</w:t>
      </w:r>
      <w:r w:rsidRPr="00E77117">
        <w:rPr>
          <w:sz w:val="22"/>
          <w:szCs w:val="22"/>
        </w:rPr>
        <w:t xml:space="preserve"> simulation. </w:t>
      </w:r>
      <w:r w:rsidR="002B0AC7" w:rsidRPr="00E77117">
        <w:rPr>
          <w:sz w:val="22"/>
          <w:szCs w:val="22"/>
        </w:rPr>
        <w:t xml:space="preserve">We shall call it </w:t>
      </w:r>
      <w:r w:rsidR="002B0AC7" w:rsidRPr="00BA7FD6">
        <w:rPr>
          <w:rFonts w:ascii="Menlo" w:hAnsi="Menlo" w:cs="Menlo"/>
          <w:sz w:val="22"/>
          <w:szCs w:val="22"/>
        </w:rPr>
        <w:t>$CLDLOCKCASEDIR</w:t>
      </w:r>
      <w:r w:rsidR="002B0AC7" w:rsidRPr="00E77117">
        <w:rPr>
          <w:sz w:val="22"/>
          <w:szCs w:val="22"/>
        </w:rPr>
        <w:t>.</w:t>
      </w:r>
    </w:p>
    <w:p w14:paraId="4F23B1BE" w14:textId="402D497B" w:rsidR="00DA12E4" w:rsidRPr="00E77117" w:rsidRDefault="00A671B7" w:rsidP="00E77117">
      <w:pPr>
        <w:pStyle w:val="ListParagraph"/>
        <w:numPr>
          <w:ilvl w:val="1"/>
          <w:numId w:val="20"/>
        </w:numPr>
        <w:rPr>
          <w:sz w:val="22"/>
          <w:szCs w:val="22"/>
        </w:rPr>
      </w:pPr>
      <w:r w:rsidRPr="00E77117">
        <w:rPr>
          <w:sz w:val="22"/>
          <w:szCs w:val="22"/>
        </w:rPr>
        <w:t xml:space="preserve">Again, </w:t>
      </w:r>
      <w:r w:rsidR="00231362">
        <w:rPr>
          <w:sz w:val="22"/>
          <w:szCs w:val="22"/>
        </w:rPr>
        <w:t>i</w:t>
      </w:r>
      <w:r w:rsidR="00E103CC" w:rsidRPr="00C548E6">
        <w:rPr>
          <w:sz w:val="22"/>
          <w:szCs w:val="22"/>
        </w:rPr>
        <w:t xml:space="preserve">f </w:t>
      </w:r>
      <w:r w:rsidR="00E103CC">
        <w:rPr>
          <w:sz w:val="22"/>
          <w:szCs w:val="22"/>
        </w:rPr>
        <w:t>changing</w:t>
      </w:r>
      <w:r w:rsidR="00E103CC" w:rsidRPr="00C548E6">
        <w:rPr>
          <w:sz w:val="22"/>
          <w:szCs w:val="22"/>
        </w:rPr>
        <w:t xml:space="preserve"> the</w:t>
      </w:r>
      <w:r w:rsidR="00E103CC" w:rsidRPr="00A566DF">
        <w:rPr>
          <w:sz w:val="22"/>
          <w:szCs w:val="22"/>
        </w:rPr>
        <w:t xml:space="preserve"> </w:t>
      </w:r>
      <w:r w:rsidR="00E103CC" w:rsidRPr="00C548E6">
        <w:rPr>
          <w:sz w:val="22"/>
          <w:szCs w:val="22"/>
        </w:rPr>
        <w:t xml:space="preserve">efficiency and speed of </w:t>
      </w:r>
      <w:r w:rsidR="00E103CC">
        <w:rPr>
          <w:sz w:val="22"/>
          <w:szCs w:val="22"/>
        </w:rPr>
        <w:t>the</w:t>
      </w:r>
      <w:r w:rsidR="00E103CC" w:rsidRPr="00C548E6">
        <w:rPr>
          <w:sz w:val="22"/>
          <w:szCs w:val="22"/>
        </w:rPr>
        <w:t xml:space="preserve"> simulation </w:t>
      </w:r>
      <w:r w:rsidR="00E103CC">
        <w:rPr>
          <w:sz w:val="22"/>
          <w:szCs w:val="22"/>
        </w:rPr>
        <w:t xml:space="preserve">is desired, one may alter the </w:t>
      </w:r>
      <w:r w:rsidR="00E103CC" w:rsidRPr="00C548E6">
        <w:rPr>
          <w:sz w:val="22"/>
          <w:szCs w:val="22"/>
        </w:rPr>
        <w:t xml:space="preserve">PE layout (via </w:t>
      </w:r>
      <w:r w:rsidR="00E103CC" w:rsidRPr="00CA7E49">
        <w:rPr>
          <w:rFonts w:ascii="Menlo" w:hAnsi="Menlo" w:cs="Menlo"/>
          <w:sz w:val="22"/>
          <w:szCs w:val="22"/>
        </w:rPr>
        <w:t>env_mach_pes.xml</w:t>
      </w:r>
      <w:r w:rsidR="00E103CC" w:rsidRPr="00C548E6">
        <w:rPr>
          <w:sz w:val="22"/>
          <w:szCs w:val="22"/>
        </w:rPr>
        <w:t>)</w:t>
      </w:r>
      <w:r w:rsidR="00E103CC">
        <w:rPr>
          <w:sz w:val="22"/>
          <w:szCs w:val="22"/>
        </w:rPr>
        <w:t xml:space="preserve">. This </w:t>
      </w:r>
      <w:r w:rsidR="00E103CC" w:rsidRPr="00C548E6">
        <w:rPr>
          <w:sz w:val="22"/>
          <w:szCs w:val="22"/>
        </w:rPr>
        <w:t xml:space="preserve">is the time when </w:t>
      </w:r>
      <w:r w:rsidR="00E103CC">
        <w:rPr>
          <w:sz w:val="22"/>
          <w:szCs w:val="22"/>
        </w:rPr>
        <w:t>one</w:t>
      </w:r>
      <w:r w:rsidR="00E103CC" w:rsidRPr="00C548E6">
        <w:rPr>
          <w:sz w:val="22"/>
          <w:szCs w:val="22"/>
        </w:rPr>
        <w:t xml:space="preserve"> should do so. </w:t>
      </w:r>
      <w:r w:rsidR="00DA12E4" w:rsidRPr="00E77117">
        <w:rPr>
          <w:sz w:val="22"/>
          <w:szCs w:val="22"/>
        </w:rPr>
        <w:t xml:space="preserve">More information on changing the PE layout can be found here: </w:t>
      </w:r>
      <w:hyperlink r:id="rId27" w:history="1">
        <w:r w:rsidR="00DA12E4" w:rsidRPr="00D22868">
          <w:rPr>
            <w:rStyle w:val="Hyperlink"/>
            <w:rFonts w:ascii="Times New Roman" w:hAnsi="Times New Roman" w:cs="Times New Roman"/>
            <w:sz w:val="22"/>
            <w:szCs w:val="22"/>
          </w:rPr>
          <w:t>https://github.com/ESMCI/cime/wiki/How-to-set-up-a-case-and-customize-the-PE-layout</w:t>
        </w:r>
      </w:hyperlink>
    </w:p>
    <w:p w14:paraId="27669526" w14:textId="77777777" w:rsidR="00DA12E4" w:rsidRPr="00E77117" w:rsidRDefault="00DA12E4" w:rsidP="00E77117">
      <w:pPr>
        <w:pStyle w:val="ListParagraph"/>
        <w:numPr>
          <w:ilvl w:val="1"/>
          <w:numId w:val="20"/>
        </w:numPr>
        <w:rPr>
          <w:color w:val="FF0000"/>
          <w:sz w:val="22"/>
          <w:szCs w:val="22"/>
        </w:rPr>
      </w:pPr>
      <w:r w:rsidRPr="00E77117">
        <w:rPr>
          <w:sz w:val="22"/>
          <w:szCs w:val="22"/>
        </w:rPr>
        <w:t xml:space="preserve">Then, run </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case.setup</w:t>
      </w:r>
      <w:proofErr w:type="spellEnd"/>
    </w:p>
    <w:p w14:paraId="673B2A74" w14:textId="77777777" w:rsidR="00C64551" w:rsidRDefault="00C64551" w:rsidP="00C64551">
      <w:pPr>
        <w:pStyle w:val="ListParagraph"/>
        <w:rPr>
          <w:sz w:val="22"/>
          <w:szCs w:val="22"/>
        </w:rPr>
      </w:pPr>
    </w:p>
    <w:p w14:paraId="16CFE4A3" w14:textId="5BD06FCA" w:rsidR="004972AF" w:rsidRPr="00E77117" w:rsidRDefault="004972AF" w:rsidP="00E77117">
      <w:pPr>
        <w:pStyle w:val="ListParagraph"/>
        <w:numPr>
          <w:ilvl w:val="0"/>
          <w:numId w:val="20"/>
        </w:numPr>
        <w:rPr>
          <w:sz w:val="22"/>
          <w:szCs w:val="22"/>
        </w:rPr>
      </w:pPr>
      <w:r w:rsidRPr="00E77117">
        <w:rPr>
          <w:sz w:val="22"/>
          <w:szCs w:val="22"/>
        </w:rPr>
        <w:t xml:space="preserve">Copy source </w:t>
      </w:r>
      <w:ins w:id="575" w:author="Benedict, Jim" w:date="2020-06-04T15:16:00Z">
        <w:r w:rsidR="00C30F03">
          <w:rPr>
            <w:sz w:val="22"/>
            <w:szCs w:val="22"/>
          </w:rPr>
          <w:t xml:space="preserve">code </w:t>
        </w:r>
      </w:ins>
      <w:r w:rsidRPr="00E77117">
        <w:rPr>
          <w:sz w:val="22"/>
          <w:szCs w:val="22"/>
        </w:rPr>
        <w:t xml:space="preserve">modifications into </w:t>
      </w:r>
      <w:r w:rsidR="005A3716">
        <w:rPr>
          <w:sz w:val="22"/>
          <w:szCs w:val="22"/>
        </w:rPr>
        <w:t>the user’s local</w:t>
      </w:r>
      <w:r w:rsidRPr="00E77117">
        <w:rPr>
          <w:sz w:val="22"/>
          <w:szCs w:val="22"/>
        </w:rPr>
        <w:t xml:space="preserve"> case directory’s source </w:t>
      </w:r>
      <w:ins w:id="576" w:author="Benedict, Jim" w:date="2020-06-04T15:16:00Z">
        <w:r w:rsidR="00C30F03">
          <w:rPr>
            <w:sz w:val="22"/>
            <w:szCs w:val="22"/>
          </w:rPr>
          <w:t xml:space="preserve">code </w:t>
        </w:r>
      </w:ins>
      <w:r w:rsidRPr="00E77117">
        <w:rPr>
          <w:sz w:val="22"/>
          <w:szCs w:val="22"/>
        </w:rPr>
        <w:t>modifications folder</w:t>
      </w:r>
    </w:p>
    <w:p w14:paraId="4082F72A" w14:textId="0F932BAE" w:rsidR="004972AF" w:rsidRPr="00D22868" w:rsidRDefault="004972AF" w:rsidP="00E77117">
      <w:pPr>
        <w:pStyle w:val="ListParagraph"/>
        <w:numPr>
          <w:ilvl w:val="1"/>
          <w:numId w:val="20"/>
        </w:numPr>
        <w:rPr>
          <w:rFonts w:ascii="Menlo" w:hAnsi="Menlo" w:cs="Menlo"/>
          <w:color w:val="000000" w:themeColor="text1"/>
          <w:sz w:val="22"/>
          <w:szCs w:val="22"/>
        </w:rPr>
      </w:pPr>
      <w:r w:rsidRPr="00D22868">
        <w:rPr>
          <w:rFonts w:ascii="Menlo" w:hAnsi="Menlo" w:cs="Menlo"/>
          <w:color w:val="000000" w:themeColor="text1"/>
          <w:sz w:val="22"/>
          <w:szCs w:val="22"/>
        </w:rPr>
        <w:t>cp $</w:t>
      </w:r>
      <w:r w:rsidR="002F12E9">
        <w:rPr>
          <w:rFonts w:ascii="Menlo" w:hAnsi="Menlo" w:cs="Menlo"/>
          <w:color w:val="000000" w:themeColor="text1"/>
          <w:sz w:val="22"/>
          <w:szCs w:val="22"/>
        </w:rPr>
        <w:t>USE</w:t>
      </w:r>
      <w:r w:rsidRPr="00D22868">
        <w:rPr>
          <w:rFonts w:ascii="Menlo" w:hAnsi="Menlo" w:cs="Menlo"/>
          <w:color w:val="000000" w:themeColor="text1"/>
          <w:sz w:val="22"/>
          <w:szCs w:val="22"/>
        </w:rPr>
        <w:t>RSRCMODDIR/* $</w:t>
      </w:r>
      <w:r w:rsidR="003F1FA5" w:rsidRPr="00D22868">
        <w:rPr>
          <w:rFonts w:ascii="Menlo" w:hAnsi="Menlo" w:cs="Menlo"/>
          <w:color w:val="000000" w:themeColor="text1"/>
          <w:sz w:val="22"/>
          <w:szCs w:val="22"/>
        </w:rPr>
        <w:t>CLDLOCKCASEDIR</w:t>
      </w:r>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SourceMods</w:t>
      </w:r>
      <w:proofErr w:type="spellEnd"/>
      <w:r w:rsidRPr="00D22868">
        <w:rPr>
          <w:rFonts w:ascii="Menlo" w:hAnsi="Menlo" w:cs="Menlo"/>
          <w:color w:val="000000" w:themeColor="text1"/>
          <w:sz w:val="22"/>
          <w:szCs w:val="22"/>
        </w:rPr>
        <w:t>/</w:t>
      </w:r>
      <w:proofErr w:type="spellStart"/>
      <w:r w:rsidRPr="00D22868">
        <w:rPr>
          <w:rFonts w:ascii="Menlo" w:hAnsi="Menlo" w:cs="Menlo"/>
          <w:color w:val="000000" w:themeColor="text1"/>
          <w:sz w:val="22"/>
          <w:szCs w:val="22"/>
        </w:rPr>
        <w:t>src.cam</w:t>
      </w:r>
      <w:proofErr w:type="spellEnd"/>
      <w:r w:rsidRPr="00D22868">
        <w:rPr>
          <w:rFonts w:ascii="Menlo" w:hAnsi="Menlo" w:cs="Menlo"/>
          <w:color w:val="000000" w:themeColor="text1"/>
          <w:sz w:val="22"/>
          <w:szCs w:val="22"/>
        </w:rPr>
        <w:t>/</w:t>
      </w:r>
    </w:p>
    <w:p w14:paraId="75576FF1" w14:textId="06D376DF" w:rsidR="00810831" w:rsidRPr="00E77117" w:rsidRDefault="00C31D18" w:rsidP="00E77117">
      <w:pPr>
        <w:pStyle w:val="ListParagraph"/>
        <w:numPr>
          <w:ilvl w:val="1"/>
          <w:numId w:val="20"/>
        </w:numPr>
        <w:rPr>
          <w:i/>
          <w:iCs/>
          <w:color w:val="FF0000"/>
          <w:sz w:val="22"/>
          <w:szCs w:val="22"/>
        </w:rPr>
      </w:pPr>
      <w:r w:rsidRPr="00E77117">
        <w:rPr>
          <w:sz w:val="22"/>
          <w:szCs w:val="22"/>
        </w:rPr>
        <w:t xml:space="preserve">This is also where the user may edit the </w:t>
      </w:r>
      <w:r w:rsidR="00166D75">
        <w:rPr>
          <w:sz w:val="22"/>
          <w:szCs w:val="22"/>
        </w:rPr>
        <w:t>cloud locking</w:t>
      </w:r>
      <w:r w:rsidRPr="00E77117">
        <w:rPr>
          <w:sz w:val="22"/>
          <w:szCs w:val="22"/>
        </w:rPr>
        <w:t xml:space="preserve"> source code modifications such that </w:t>
      </w:r>
      <w:r w:rsidR="00166D75">
        <w:rPr>
          <w:sz w:val="22"/>
          <w:szCs w:val="22"/>
        </w:rPr>
        <w:t>cloud locking</w:t>
      </w:r>
      <w:r w:rsidRPr="00E77117">
        <w:rPr>
          <w:sz w:val="22"/>
          <w:szCs w:val="22"/>
        </w:rPr>
        <w:t xml:space="preserve"> occurs only in a specific region. To do so, the user would search for </w:t>
      </w:r>
      <w:r w:rsidRPr="00D22868">
        <w:rPr>
          <w:rFonts w:ascii="Menlo" w:hAnsi="Menlo" w:cs="Menlo"/>
          <w:sz w:val="22"/>
          <w:szCs w:val="22"/>
        </w:rPr>
        <w:t xml:space="preserve">EAM </w:t>
      </w:r>
      <w:r w:rsidR="00D22868" w:rsidRPr="00D22868">
        <w:rPr>
          <w:rFonts w:ascii="Menlo" w:hAnsi="Menlo" w:cs="Menlo"/>
          <w:sz w:val="22"/>
          <w:szCs w:val="22"/>
        </w:rPr>
        <w:t>-</w:t>
      </w:r>
      <w:r w:rsidRPr="00D22868">
        <w:rPr>
          <w:rFonts w:ascii="Menlo" w:hAnsi="Menlo" w:cs="Menlo"/>
          <w:sz w:val="22"/>
          <w:szCs w:val="22"/>
        </w:rPr>
        <w:t xml:space="preserve"> locking </w:t>
      </w:r>
      <w:r w:rsidRPr="00E77117">
        <w:rPr>
          <w:sz w:val="22"/>
          <w:szCs w:val="22"/>
        </w:rPr>
        <w:t xml:space="preserve">to find </w:t>
      </w:r>
      <w:r w:rsidR="00810831" w:rsidRPr="00E77117">
        <w:rPr>
          <w:sz w:val="22"/>
          <w:szCs w:val="22"/>
        </w:rPr>
        <w:t xml:space="preserve">a line where a user has locked in the Arctic previously. Latitudes &amp; longitudes are defined by </w:t>
      </w:r>
      <w:proofErr w:type="spellStart"/>
      <w:r w:rsidR="00810831" w:rsidRPr="00D22868">
        <w:rPr>
          <w:rFonts w:ascii="Menlo" w:hAnsi="Menlo" w:cs="Menlo"/>
          <w:sz w:val="22"/>
          <w:szCs w:val="22"/>
        </w:rPr>
        <w:t>clat</w:t>
      </w:r>
      <w:proofErr w:type="spellEnd"/>
      <w:r w:rsidR="00810831" w:rsidRPr="00E77117">
        <w:rPr>
          <w:sz w:val="22"/>
          <w:szCs w:val="22"/>
        </w:rPr>
        <w:t xml:space="preserve"> and </w:t>
      </w:r>
      <w:proofErr w:type="spellStart"/>
      <w:r w:rsidR="00810831" w:rsidRPr="00D22868">
        <w:rPr>
          <w:rFonts w:ascii="Menlo" w:hAnsi="Menlo" w:cs="Menlo"/>
          <w:sz w:val="22"/>
          <w:szCs w:val="22"/>
        </w:rPr>
        <w:t>clon</w:t>
      </w:r>
      <w:proofErr w:type="spellEnd"/>
      <w:r w:rsidR="00810831" w:rsidRPr="00E77117">
        <w:rPr>
          <w:sz w:val="22"/>
          <w:szCs w:val="22"/>
        </w:rPr>
        <w:t xml:space="preserve">, respectively, and are expressed in degrees. </w:t>
      </w:r>
    </w:p>
    <w:p w14:paraId="3184E084" w14:textId="77777777" w:rsidR="00C64551" w:rsidRPr="00C64551" w:rsidRDefault="00C64551" w:rsidP="00C64551">
      <w:pPr>
        <w:pStyle w:val="ListParagraph"/>
        <w:rPr>
          <w:rFonts w:ascii="Menlo" w:hAnsi="Menlo" w:cs="Menlo"/>
          <w:color w:val="000000" w:themeColor="text1"/>
          <w:sz w:val="22"/>
          <w:szCs w:val="22"/>
        </w:rPr>
      </w:pPr>
    </w:p>
    <w:p w14:paraId="7FF76EDA" w14:textId="04399E91" w:rsidR="003F1FA5" w:rsidRPr="00B2192D" w:rsidRDefault="003F1FA5" w:rsidP="00E77117">
      <w:pPr>
        <w:pStyle w:val="ListParagraph"/>
        <w:numPr>
          <w:ilvl w:val="0"/>
          <w:numId w:val="20"/>
        </w:numPr>
        <w:rPr>
          <w:rFonts w:ascii="Menlo" w:hAnsi="Menlo" w:cs="Menlo"/>
          <w:color w:val="000000" w:themeColor="text1"/>
          <w:sz w:val="22"/>
          <w:szCs w:val="22"/>
        </w:rPr>
      </w:pPr>
      <w:r w:rsidRPr="00E77117">
        <w:rPr>
          <w:sz w:val="22"/>
          <w:szCs w:val="22"/>
        </w:rPr>
        <w:t xml:space="preserve">Edit </w:t>
      </w:r>
      <w:r w:rsidRPr="00B2192D">
        <w:rPr>
          <w:rFonts w:ascii="Menlo" w:hAnsi="Menlo" w:cs="Menlo"/>
          <w:color w:val="000000" w:themeColor="text1"/>
          <w:sz w:val="22"/>
          <w:szCs w:val="22"/>
        </w:rPr>
        <w:t>$CLDLOCKCASEDIR/</w:t>
      </w:r>
      <w:proofErr w:type="spellStart"/>
      <w:r w:rsidRPr="00B2192D">
        <w:rPr>
          <w:rFonts w:ascii="Menlo" w:hAnsi="Menlo" w:cs="Menlo"/>
          <w:color w:val="000000" w:themeColor="text1"/>
          <w:sz w:val="22"/>
          <w:szCs w:val="22"/>
        </w:rPr>
        <w:t>user_nl_cam</w:t>
      </w:r>
      <w:proofErr w:type="spellEnd"/>
      <w:r w:rsidRPr="00B2192D">
        <w:rPr>
          <w:rFonts w:ascii="Menlo" w:hAnsi="Menlo" w:cs="Menlo"/>
          <w:color w:val="000000" w:themeColor="text1"/>
          <w:sz w:val="22"/>
          <w:szCs w:val="22"/>
        </w:rPr>
        <w:t xml:space="preserve"> file</w:t>
      </w:r>
    </w:p>
    <w:p w14:paraId="7B50D7B4" w14:textId="67ECB089" w:rsidR="004972AF" w:rsidRPr="00596C4D" w:rsidRDefault="003F1FA5" w:rsidP="00E77117">
      <w:pPr>
        <w:pStyle w:val="ListParagraph"/>
        <w:numPr>
          <w:ilvl w:val="1"/>
          <w:numId w:val="20"/>
        </w:numPr>
        <w:rPr>
          <w:sz w:val="22"/>
          <w:szCs w:val="22"/>
        </w:rPr>
      </w:pPr>
      <w:r w:rsidRPr="00E77117">
        <w:rPr>
          <w:sz w:val="22"/>
          <w:szCs w:val="22"/>
        </w:rPr>
        <w:t xml:space="preserve">Add </w:t>
      </w:r>
      <w:r w:rsidR="004972AF" w:rsidRPr="00E77117">
        <w:rPr>
          <w:sz w:val="22"/>
          <w:szCs w:val="22"/>
        </w:rPr>
        <w:t xml:space="preserve">CAM </w:t>
      </w:r>
      <w:proofErr w:type="spellStart"/>
      <w:r w:rsidR="004972AF" w:rsidRPr="00E77117">
        <w:rPr>
          <w:sz w:val="22"/>
          <w:szCs w:val="22"/>
        </w:rPr>
        <w:t>namelis</w:t>
      </w:r>
      <w:r w:rsidR="004C4896" w:rsidRPr="00E77117">
        <w:rPr>
          <w:sz w:val="22"/>
          <w:szCs w:val="22"/>
        </w:rPr>
        <w:t>t</w:t>
      </w:r>
      <w:proofErr w:type="spellEnd"/>
      <w:r w:rsidR="004C4896" w:rsidRPr="00E77117">
        <w:rPr>
          <w:sz w:val="22"/>
          <w:szCs w:val="22"/>
        </w:rPr>
        <w:t xml:space="preserve"> variables</w:t>
      </w:r>
      <w:r w:rsidR="004972AF" w:rsidRPr="00E77117">
        <w:rPr>
          <w:sz w:val="22"/>
          <w:szCs w:val="22"/>
        </w:rPr>
        <w:t xml:space="preserve"> such that the model knows where to find symbolic links created in Step 4. </w:t>
      </w:r>
      <w:r w:rsidRPr="00E77117">
        <w:rPr>
          <w:sz w:val="22"/>
          <w:szCs w:val="22"/>
        </w:rPr>
        <w:t xml:space="preserve">These variables were defined in the source modifications file </w:t>
      </w:r>
      <w:r w:rsidRPr="00596C4D">
        <w:rPr>
          <w:rFonts w:ascii="Menlo" w:hAnsi="Menlo" w:cs="Menlo"/>
          <w:sz w:val="22"/>
          <w:szCs w:val="22"/>
        </w:rPr>
        <w:t>namelist_definition.xml</w:t>
      </w:r>
      <w:r w:rsidRPr="00596C4D">
        <w:rPr>
          <w:sz w:val="22"/>
          <w:szCs w:val="22"/>
        </w:rPr>
        <w:t>.</w:t>
      </w:r>
    </w:p>
    <w:p w14:paraId="79F7D81F" w14:textId="59DB85FF"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prescribed_cloud_datapath</w:t>
      </w:r>
      <w:proofErr w:type="spellEnd"/>
      <w:r w:rsidRPr="00B05D60">
        <w:rPr>
          <w:rFonts w:ascii="Menlo" w:hAnsi="Menlo" w:cs="Menlo"/>
          <w:color w:val="000000" w:themeColor="text1"/>
          <w:sz w:val="22"/>
          <w:szCs w:val="22"/>
        </w:rPr>
        <w:t xml:space="preserve"> = $PATH</w:t>
      </w:r>
      <w:ins w:id="577" w:author="Benedict, Jim" w:date="2020-06-04T15:17:00Z">
        <w:r w:rsidR="00D05A60">
          <w:rPr>
            <w:rFonts w:ascii="Menlo" w:hAnsi="Menlo" w:cs="Menlo"/>
            <w:color w:val="000000" w:themeColor="text1"/>
            <w:sz w:val="22"/>
            <w:szCs w:val="22"/>
          </w:rPr>
          <w:t>/</w:t>
        </w:r>
      </w:ins>
      <w:r w:rsidRPr="00B05D60">
        <w:rPr>
          <w:rFonts w:ascii="Menlo" w:hAnsi="Menlo" w:cs="Menlo"/>
          <w:color w:val="000000" w:themeColor="text1"/>
          <w:sz w:val="22"/>
          <w:szCs w:val="22"/>
        </w:rPr>
        <w:t>TO</w:t>
      </w:r>
      <w:ins w:id="578" w:author="Benedict, Jim" w:date="2020-06-04T15:17:00Z">
        <w:r w:rsidR="00D05A60">
          <w:rPr>
            <w:rFonts w:ascii="Menlo" w:hAnsi="Menlo" w:cs="Menlo"/>
            <w:color w:val="000000" w:themeColor="text1"/>
            <w:sz w:val="22"/>
            <w:szCs w:val="22"/>
          </w:rPr>
          <w:t>/</w:t>
        </w:r>
      </w:ins>
      <w:r w:rsidRPr="00B05D60">
        <w:rPr>
          <w:rFonts w:ascii="Menlo" w:hAnsi="Menlo" w:cs="Menlo"/>
          <w:color w:val="000000" w:themeColor="text1"/>
          <w:sz w:val="22"/>
          <w:szCs w:val="22"/>
        </w:rPr>
        <w:t>SYMLINKFOLDER</w:t>
      </w:r>
    </w:p>
    <w:p w14:paraId="342B24F5" w14:textId="560B43F9"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prescribed_cloud_file</w:t>
      </w:r>
      <w:proofErr w:type="spellEnd"/>
      <w:r w:rsidRPr="00B05D60">
        <w:rPr>
          <w:rFonts w:ascii="Menlo" w:hAnsi="Menlo" w:cs="Menlo"/>
          <w:color w:val="000000" w:themeColor="text1"/>
          <w:sz w:val="22"/>
          <w:szCs w:val="22"/>
        </w:rPr>
        <w:t xml:space="preserve">     = $NAMEOFFIRSTSYMLINKFILE</w:t>
      </w:r>
    </w:p>
    <w:p w14:paraId="7635A30B" w14:textId="28880127" w:rsidR="004972AF" w:rsidRPr="00B05D60" w:rsidRDefault="004972AF" w:rsidP="00E77117">
      <w:pPr>
        <w:pStyle w:val="ListParagraph"/>
        <w:numPr>
          <w:ilvl w:val="2"/>
          <w:numId w:val="20"/>
        </w:numPr>
        <w:rPr>
          <w:rFonts w:ascii="Menlo" w:hAnsi="Menlo" w:cs="Menlo"/>
          <w:color w:val="000000" w:themeColor="text1"/>
          <w:sz w:val="22"/>
          <w:szCs w:val="22"/>
        </w:rPr>
      </w:pPr>
      <w:proofErr w:type="spellStart"/>
      <w:r w:rsidRPr="00B05D60">
        <w:rPr>
          <w:rFonts w:ascii="Menlo" w:hAnsi="Menlo" w:cs="Menlo"/>
          <w:color w:val="000000" w:themeColor="text1"/>
          <w:sz w:val="22"/>
          <w:szCs w:val="22"/>
        </w:rPr>
        <w:t>prescribed_cloud_type</w:t>
      </w:r>
      <w:proofErr w:type="spellEnd"/>
      <w:r w:rsidRPr="00B05D60">
        <w:rPr>
          <w:rFonts w:ascii="Menlo" w:hAnsi="Menlo" w:cs="Menlo"/>
          <w:color w:val="000000" w:themeColor="text1"/>
          <w:sz w:val="22"/>
          <w:szCs w:val="22"/>
        </w:rPr>
        <w:t xml:space="preserve">     = 'SERIAL'</w:t>
      </w:r>
    </w:p>
    <w:p w14:paraId="04A1045F" w14:textId="4F5EC6BC" w:rsidR="003F1FA5" w:rsidRDefault="003F1FA5" w:rsidP="00E77117">
      <w:pPr>
        <w:pStyle w:val="ListParagraph"/>
        <w:numPr>
          <w:ilvl w:val="1"/>
          <w:numId w:val="20"/>
        </w:numPr>
        <w:rPr>
          <w:sz w:val="22"/>
          <w:szCs w:val="22"/>
        </w:rPr>
      </w:pPr>
      <w:r w:rsidRPr="00E77117">
        <w:rPr>
          <w:sz w:val="22"/>
          <w:szCs w:val="22"/>
        </w:rPr>
        <w:t>This is where the user would choose to run COSP and change output file frequency and content.</w:t>
      </w:r>
    </w:p>
    <w:p w14:paraId="01FAEF1F" w14:textId="77777777" w:rsidR="00000520" w:rsidRPr="00E77117" w:rsidRDefault="00000520" w:rsidP="00000520">
      <w:pPr>
        <w:pStyle w:val="ListParagraph"/>
        <w:ind w:left="1440"/>
        <w:rPr>
          <w:sz w:val="22"/>
          <w:szCs w:val="22"/>
        </w:rPr>
      </w:pPr>
    </w:p>
    <w:p w14:paraId="13F4B11D" w14:textId="6EAF71B3" w:rsidR="00000520" w:rsidRPr="00C64551" w:rsidRDefault="00000520" w:rsidP="00000520">
      <w:pPr>
        <w:pStyle w:val="ListParagraph"/>
        <w:rPr>
          <w:sz w:val="20"/>
          <w:szCs w:val="20"/>
        </w:rPr>
      </w:pPr>
      <w:r w:rsidRPr="00C64551">
        <w:rPr>
          <w:noProof/>
          <w:sz w:val="20"/>
          <w:szCs w:val="20"/>
        </w:rPr>
        <w:drawing>
          <wp:inline distT="0" distB="0" distL="0" distR="0" wp14:anchorId="4CB7E17F" wp14:editId="050FEF5F">
            <wp:extent cx="6400800" cy="227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6.40.41 PM.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2277745"/>
                    </a:xfrm>
                    <a:prstGeom prst="rect">
                      <a:avLst/>
                    </a:prstGeom>
                  </pic:spPr>
                </pic:pic>
              </a:graphicData>
            </a:graphic>
          </wp:inline>
        </w:drawing>
      </w:r>
    </w:p>
    <w:p w14:paraId="5BA9CED8" w14:textId="44BE7CCB" w:rsidR="00000520" w:rsidRPr="00C64551" w:rsidRDefault="00000520" w:rsidP="00000520">
      <w:pPr>
        <w:pStyle w:val="ListParagraph"/>
        <w:rPr>
          <w:i/>
          <w:iCs/>
          <w:sz w:val="20"/>
          <w:szCs w:val="20"/>
        </w:rPr>
      </w:pPr>
      <w:r w:rsidRPr="00C64551">
        <w:rPr>
          <w:i/>
          <w:iCs/>
          <w:sz w:val="20"/>
          <w:szCs w:val="20"/>
        </w:rPr>
        <w:t xml:space="preserve">Example </w:t>
      </w:r>
      <w:proofErr w:type="spellStart"/>
      <w:r w:rsidRPr="00C64551">
        <w:rPr>
          <w:rFonts w:ascii="Menlo" w:hAnsi="Menlo" w:cs="Menlo"/>
          <w:i/>
          <w:iCs/>
          <w:sz w:val="20"/>
          <w:szCs w:val="20"/>
        </w:rPr>
        <w:t>user_nl_cam</w:t>
      </w:r>
      <w:proofErr w:type="spellEnd"/>
      <w:r w:rsidRPr="00C64551">
        <w:rPr>
          <w:i/>
          <w:iCs/>
          <w:sz w:val="20"/>
          <w:szCs w:val="20"/>
        </w:rPr>
        <w:t xml:space="preserve"> file for </w:t>
      </w:r>
      <w:r w:rsidR="00166D75">
        <w:rPr>
          <w:i/>
          <w:iCs/>
          <w:sz w:val="20"/>
          <w:szCs w:val="20"/>
        </w:rPr>
        <w:t>cloud locking</w:t>
      </w:r>
      <w:r w:rsidRPr="00C64551">
        <w:rPr>
          <w:i/>
          <w:iCs/>
          <w:sz w:val="20"/>
          <w:szCs w:val="20"/>
        </w:rPr>
        <w:t xml:space="preserve"> simulation. </w:t>
      </w:r>
      <w:r w:rsidR="00DE4EFB" w:rsidRPr="00C64551">
        <w:rPr>
          <w:i/>
          <w:iCs/>
          <w:sz w:val="20"/>
          <w:szCs w:val="20"/>
        </w:rPr>
        <w:t xml:space="preserve">Note the first three variables defined are essential for </w:t>
      </w:r>
      <w:r w:rsidR="00166D75">
        <w:rPr>
          <w:i/>
          <w:iCs/>
          <w:sz w:val="20"/>
          <w:szCs w:val="20"/>
        </w:rPr>
        <w:t>cloud locking</w:t>
      </w:r>
      <w:r w:rsidR="00DE4EFB" w:rsidRPr="00C64551">
        <w:rPr>
          <w:i/>
          <w:iCs/>
          <w:sz w:val="20"/>
          <w:szCs w:val="20"/>
        </w:rPr>
        <w:t xml:space="preserve">. This </w:t>
      </w:r>
      <w:del w:id="579" w:author="Benedict, Jim" w:date="2020-06-04T15:18:00Z">
        <w:r w:rsidR="00DE4EFB" w:rsidRPr="00C64551" w:rsidDel="00D05A60">
          <w:rPr>
            <w:i/>
            <w:iCs/>
            <w:sz w:val="20"/>
            <w:szCs w:val="20"/>
          </w:rPr>
          <w:delText xml:space="preserve">user </w:delText>
        </w:r>
      </w:del>
      <w:ins w:id="580" w:author="Benedict, Jim" w:date="2020-06-04T15:18:00Z">
        <w:r w:rsidR="00D05A60">
          <w:rPr>
            <w:i/>
            <w:iCs/>
            <w:sz w:val="20"/>
            <w:szCs w:val="20"/>
          </w:rPr>
          <w:t>example</w:t>
        </w:r>
        <w:r w:rsidR="00D05A60" w:rsidRPr="00C64551">
          <w:rPr>
            <w:i/>
            <w:iCs/>
            <w:sz w:val="20"/>
            <w:szCs w:val="20"/>
          </w:rPr>
          <w:t xml:space="preserve"> </w:t>
        </w:r>
      </w:ins>
      <w:r w:rsidR="00DE4EFB" w:rsidRPr="00C64551">
        <w:rPr>
          <w:i/>
          <w:iCs/>
          <w:sz w:val="20"/>
          <w:szCs w:val="20"/>
        </w:rPr>
        <w:t xml:space="preserve">also </w:t>
      </w:r>
      <w:del w:id="581" w:author="Benedict, Jim" w:date="2020-06-04T15:18:00Z">
        <w:r w:rsidR="00DE4EFB" w:rsidRPr="00C64551" w:rsidDel="00D05A60">
          <w:rPr>
            <w:i/>
            <w:iCs/>
            <w:sz w:val="20"/>
            <w:szCs w:val="20"/>
          </w:rPr>
          <w:delText xml:space="preserve">chooses </w:delText>
        </w:r>
      </w:del>
      <w:ins w:id="582" w:author="Benedict, Jim" w:date="2020-06-04T15:18:00Z">
        <w:r w:rsidR="00D05A60">
          <w:rPr>
            <w:i/>
            <w:iCs/>
            <w:sz w:val="20"/>
            <w:szCs w:val="20"/>
          </w:rPr>
          <w:t xml:space="preserve">includes the </w:t>
        </w:r>
      </w:ins>
      <w:ins w:id="583" w:author="Benedict, Jim" w:date="2020-06-04T15:19:00Z">
        <w:r w:rsidR="00D05A60">
          <w:rPr>
            <w:i/>
            <w:iCs/>
            <w:sz w:val="20"/>
            <w:szCs w:val="20"/>
          </w:rPr>
          <w:t>option</w:t>
        </w:r>
      </w:ins>
      <w:ins w:id="584" w:author="Benedict, Jim" w:date="2020-06-04T15:18:00Z">
        <w:r w:rsidR="00D05A60" w:rsidRPr="00C64551">
          <w:rPr>
            <w:i/>
            <w:iCs/>
            <w:sz w:val="20"/>
            <w:szCs w:val="20"/>
          </w:rPr>
          <w:t xml:space="preserve"> </w:t>
        </w:r>
      </w:ins>
      <w:r w:rsidR="00DE4EFB" w:rsidRPr="00C64551">
        <w:rPr>
          <w:i/>
          <w:iCs/>
          <w:sz w:val="20"/>
          <w:szCs w:val="20"/>
        </w:rPr>
        <w:t xml:space="preserve">to output </w:t>
      </w:r>
      <w:proofErr w:type="spellStart"/>
      <w:r w:rsidR="00DE4EFB" w:rsidRPr="00C64551">
        <w:rPr>
          <w:rFonts w:ascii="Menlo" w:hAnsi="Menlo" w:cs="Menlo"/>
          <w:i/>
          <w:iCs/>
          <w:sz w:val="20"/>
          <w:szCs w:val="20"/>
        </w:rPr>
        <w:t>CLD_rad</w:t>
      </w:r>
      <w:proofErr w:type="spellEnd"/>
      <w:r w:rsidR="00DE4EFB" w:rsidRPr="00C64551">
        <w:rPr>
          <w:i/>
          <w:iCs/>
          <w:sz w:val="20"/>
          <w:szCs w:val="20"/>
        </w:rPr>
        <w:t xml:space="preserve"> instantaneously every 2 hours as a diagnostic tool for checking whether </w:t>
      </w:r>
      <w:r w:rsidR="00166D75">
        <w:rPr>
          <w:i/>
          <w:iCs/>
          <w:sz w:val="20"/>
          <w:szCs w:val="20"/>
        </w:rPr>
        <w:t>cloud locking</w:t>
      </w:r>
      <w:r w:rsidR="00DE4EFB" w:rsidRPr="00C64551">
        <w:rPr>
          <w:i/>
          <w:iCs/>
          <w:sz w:val="20"/>
          <w:szCs w:val="20"/>
        </w:rPr>
        <w:t xml:space="preserve"> is working (Step 6). </w:t>
      </w:r>
    </w:p>
    <w:p w14:paraId="475A14B3" w14:textId="77777777" w:rsidR="00000520" w:rsidRPr="00000520" w:rsidRDefault="00000520" w:rsidP="00000520">
      <w:pPr>
        <w:pStyle w:val="ListParagraph"/>
        <w:rPr>
          <w:sz w:val="22"/>
          <w:szCs w:val="22"/>
        </w:rPr>
      </w:pPr>
    </w:p>
    <w:p w14:paraId="2510B0FF" w14:textId="57D7FC3E" w:rsidR="004C4896" w:rsidRPr="00E77117" w:rsidRDefault="004C4896" w:rsidP="00E77117">
      <w:pPr>
        <w:pStyle w:val="ListParagraph"/>
        <w:numPr>
          <w:ilvl w:val="0"/>
          <w:numId w:val="20"/>
        </w:numPr>
        <w:rPr>
          <w:sz w:val="22"/>
          <w:szCs w:val="22"/>
        </w:rPr>
      </w:pPr>
      <w:r w:rsidRPr="00E77117">
        <w:rPr>
          <w:sz w:val="22"/>
          <w:szCs w:val="22"/>
        </w:rPr>
        <w:t>Change xml variables accordingly.</w:t>
      </w:r>
      <w:r w:rsidR="00FF0F58">
        <w:rPr>
          <w:sz w:val="22"/>
          <w:szCs w:val="22"/>
        </w:rPr>
        <w:t xml:space="preserve"> </w:t>
      </w:r>
    </w:p>
    <w:p w14:paraId="5987AE46" w14:textId="0CF03EB7" w:rsidR="00FF0F58" w:rsidRPr="00EF0B6D" w:rsidRDefault="00BE270A" w:rsidP="00FF0F58">
      <w:pPr>
        <w:pStyle w:val="ListParagraph"/>
        <w:numPr>
          <w:ilvl w:val="1"/>
          <w:numId w:val="20"/>
        </w:numPr>
        <w:rPr>
          <w:b/>
          <w:bCs/>
          <w:i/>
          <w:iCs/>
          <w:sz w:val="22"/>
          <w:szCs w:val="22"/>
          <w:u w:val="single"/>
        </w:rPr>
      </w:pPr>
      <w:r w:rsidRPr="00EF0B6D">
        <w:rPr>
          <w:b/>
          <w:bCs/>
          <w:i/>
          <w:iCs/>
          <w:sz w:val="22"/>
          <w:szCs w:val="22"/>
          <w:u w:val="single"/>
        </w:rPr>
        <w:t>I</w:t>
      </w:r>
      <w:r w:rsidR="00FF0F58" w:rsidRPr="00EF0B6D">
        <w:rPr>
          <w:b/>
          <w:bCs/>
          <w:i/>
          <w:iCs/>
          <w:sz w:val="22"/>
          <w:szCs w:val="22"/>
          <w:u w:val="single"/>
        </w:rPr>
        <w:t>mportant</w:t>
      </w:r>
      <w:r w:rsidR="00FF0F58" w:rsidRPr="00FF0F58">
        <w:rPr>
          <w:b/>
          <w:bCs/>
          <w:i/>
          <w:iCs/>
          <w:sz w:val="22"/>
          <w:szCs w:val="22"/>
        </w:rPr>
        <w:t>:</w:t>
      </w:r>
      <w:r w:rsidR="00EF0B6D">
        <w:rPr>
          <w:b/>
          <w:bCs/>
          <w:i/>
          <w:iCs/>
          <w:sz w:val="22"/>
          <w:szCs w:val="22"/>
        </w:rPr>
        <w:t xml:space="preserve"> </w:t>
      </w:r>
      <w:ins w:id="585" w:author="Benedict, Jim" w:date="2020-06-04T15:19:00Z">
        <w:r w:rsidR="00D05A60">
          <w:rPr>
            <w:b/>
            <w:bCs/>
            <w:i/>
            <w:iCs/>
            <w:sz w:val="22"/>
            <w:szCs w:val="22"/>
          </w:rPr>
          <w:t xml:space="preserve">As it is set up in the provided scripts, </w:t>
        </w:r>
      </w:ins>
      <w:r w:rsidR="00EF0B6D">
        <w:rPr>
          <w:b/>
          <w:bCs/>
          <w:i/>
          <w:iCs/>
          <w:sz w:val="22"/>
          <w:szCs w:val="22"/>
        </w:rPr>
        <w:t xml:space="preserve">cloud-locking </w:t>
      </w:r>
      <w:ins w:id="586" w:author="Benedict, Jim" w:date="2020-06-04T15:21:00Z">
        <w:r w:rsidR="000742C7">
          <w:rPr>
            <w:b/>
            <w:bCs/>
            <w:i/>
            <w:iCs/>
            <w:sz w:val="22"/>
            <w:szCs w:val="22"/>
          </w:rPr>
          <w:t xml:space="preserve">jobs </w:t>
        </w:r>
        <w:r w:rsidR="000742C7" w:rsidRPr="000742C7">
          <w:rPr>
            <w:b/>
            <w:bCs/>
            <w:i/>
            <w:iCs/>
            <w:sz w:val="22"/>
            <w:szCs w:val="22"/>
            <w:u w:val="single"/>
            <w:rPrChange w:id="587" w:author="Benedict, Jim" w:date="2020-06-04T15:24:00Z">
              <w:rPr>
                <w:b/>
                <w:bCs/>
                <w:i/>
                <w:iCs/>
                <w:sz w:val="22"/>
                <w:szCs w:val="22"/>
              </w:rPr>
            </w:rPrChange>
          </w:rPr>
          <w:t>must</w:t>
        </w:r>
        <w:r w:rsidR="000742C7">
          <w:rPr>
            <w:b/>
            <w:bCs/>
            <w:i/>
            <w:iCs/>
            <w:sz w:val="22"/>
            <w:szCs w:val="22"/>
          </w:rPr>
          <w:t xml:space="preserve"> be 1 year in length (e.g., </w:t>
        </w:r>
        <w:r w:rsidR="000742C7" w:rsidRPr="000742C7">
          <w:rPr>
            <w:rFonts w:ascii="Menlo" w:hAnsi="Menlo" w:cs="Menlo"/>
            <w:b/>
            <w:bCs/>
            <w:sz w:val="22"/>
            <w:szCs w:val="22"/>
            <w:rPrChange w:id="588" w:author="Benedict, Jim" w:date="2020-06-04T15:23:00Z">
              <w:rPr>
                <w:b/>
                <w:bCs/>
                <w:i/>
                <w:iCs/>
                <w:sz w:val="22"/>
                <w:szCs w:val="22"/>
              </w:rPr>
            </w:rPrChange>
          </w:rPr>
          <w:t>STOP_N=12</w:t>
        </w:r>
        <w:r w:rsidR="000742C7">
          <w:rPr>
            <w:b/>
            <w:bCs/>
            <w:i/>
            <w:iCs/>
            <w:sz w:val="22"/>
            <w:szCs w:val="22"/>
          </w:rPr>
          <w:t xml:space="preserve"> for </w:t>
        </w:r>
        <w:r w:rsidR="000742C7" w:rsidRPr="000742C7">
          <w:rPr>
            <w:rFonts w:ascii="Menlo" w:hAnsi="Menlo" w:cs="Menlo"/>
            <w:b/>
            <w:bCs/>
            <w:sz w:val="22"/>
            <w:szCs w:val="22"/>
            <w:rPrChange w:id="589" w:author="Benedict, Jim" w:date="2020-06-04T15:23:00Z">
              <w:rPr>
                <w:b/>
                <w:bCs/>
                <w:i/>
                <w:iCs/>
                <w:sz w:val="22"/>
                <w:szCs w:val="22"/>
              </w:rPr>
            </w:rPrChange>
          </w:rPr>
          <w:t>STOP_OPTION=</w:t>
        </w:r>
      </w:ins>
      <w:ins w:id="590" w:author="Benedict, Jim" w:date="2020-06-04T15:22:00Z">
        <w:r w:rsidR="000742C7" w:rsidRPr="000742C7">
          <w:rPr>
            <w:rFonts w:ascii="Menlo" w:hAnsi="Menlo" w:cs="Menlo"/>
            <w:b/>
            <w:bCs/>
            <w:sz w:val="22"/>
            <w:szCs w:val="22"/>
            <w:rPrChange w:id="591" w:author="Benedict, Jim" w:date="2020-06-04T15:23:00Z">
              <w:rPr>
                <w:b/>
                <w:bCs/>
                <w:i/>
                <w:iCs/>
                <w:sz w:val="22"/>
                <w:szCs w:val="22"/>
              </w:rPr>
            </w:rPrChange>
          </w:rPr>
          <w:t>”</w:t>
        </w:r>
        <w:proofErr w:type="spellStart"/>
        <w:r w:rsidR="000742C7" w:rsidRPr="000742C7">
          <w:rPr>
            <w:rFonts w:ascii="Menlo" w:hAnsi="Menlo" w:cs="Menlo"/>
            <w:b/>
            <w:bCs/>
            <w:sz w:val="22"/>
            <w:szCs w:val="22"/>
            <w:rPrChange w:id="592" w:author="Benedict, Jim" w:date="2020-06-04T15:23:00Z">
              <w:rPr>
                <w:b/>
                <w:bCs/>
                <w:i/>
                <w:iCs/>
                <w:sz w:val="22"/>
                <w:szCs w:val="22"/>
              </w:rPr>
            </w:rPrChange>
          </w:rPr>
          <w:t>nmonths</w:t>
        </w:r>
        <w:proofErr w:type="spellEnd"/>
        <w:r w:rsidR="000742C7" w:rsidRPr="000742C7">
          <w:rPr>
            <w:rFonts w:ascii="Menlo" w:hAnsi="Menlo" w:cs="Menlo"/>
            <w:b/>
            <w:bCs/>
            <w:sz w:val="22"/>
            <w:szCs w:val="22"/>
            <w:rPrChange w:id="593" w:author="Benedict, Jim" w:date="2020-06-04T15:23:00Z">
              <w:rPr>
                <w:b/>
                <w:bCs/>
                <w:i/>
                <w:iCs/>
                <w:sz w:val="22"/>
                <w:szCs w:val="22"/>
              </w:rPr>
            </w:rPrChange>
          </w:rPr>
          <w:t>”</w:t>
        </w:r>
        <w:r w:rsidR="000742C7">
          <w:rPr>
            <w:b/>
            <w:bCs/>
            <w:i/>
            <w:iCs/>
            <w:sz w:val="22"/>
            <w:szCs w:val="22"/>
          </w:rPr>
          <w:t xml:space="preserve"> or </w:t>
        </w:r>
      </w:ins>
      <w:ins w:id="594" w:author="Benedict, Jim" w:date="2020-06-04T15:23:00Z">
        <w:r w:rsidR="000742C7" w:rsidRPr="00C51A9C">
          <w:rPr>
            <w:rFonts w:ascii="Menlo" w:hAnsi="Menlo" w:cs="Menlo"/>
            <w:b/>
            <w:bCs/>
            <w:sz w:val="22"/>
            <w:szCs w:val="22"/>
          </w:rPr>
          <w:t>STOP_N=1</w:t>
        </w:r>
        <w:r w:rsidR="000742C7">
          <w:rPr>
            <w:b/>
            <w:bCs/>
            <w:i/>
            <w:iCs/>
            <w:sz w:val="22"/>
            <w:szCs w:val="22"/>
          </w:rPr>
          <w:t xml:space="preserve"> for </w:t>
        </w:r>
        <w:r w:rsidR="000742C7" w:rsidRPr="00C51A9C">
          <w:rPr>
            <w:rFonts w:ascii="Menlo" w:hAnsi="Menlo" w:cs="Menlo"/>
            <w:b/>
            <w:bCs/>
            <w:sz w:val="22"/>
            <w:szCs w:val="22"/>
          </w:rPr>
          <w:t>STOP_OPTION=”</w:t>
        </w:r>
        <w:proofErr w:type="spellStart"/>
        <w:r w:rsidR="000742C7" w:rsidRPr="00C51A9C">
          <w:rPr>
            <w:rFonts w:ascii="Menlo" w:hAnsi="Menlo" w:cs="Menlo"/>
            <w:b/>
            <w:bCs/>
            <w:sz w:val="22"/>
            <w:szCs w:val="22"/>
          </w:rPr>
          <w:t>n</w:t>
        </w:r>
        <w:r w:rsidR="000742C7">
          <w:rPr>
            <w:rFonts w:ascii="Menlo" w:hAnsi="Menlo" w:cs="Menlo"/>
            <w:b/>
            <w:bCs/>
            <w:sz w:val="22"/>
            <w:szCs w:val="22"/>
          </w:rPr>
          <w:t>year</w:t>
        </w:r>
        <w:r w:rsidR="000742C7" w:rsidRPr="00C51A9C">
          <w:rPr>
            <w:rFonts w:ascii="Menlo" w:hAnsi="Menlo" w:cs="Menlo"/>
            <w:b/>
            <w:bCs/>
            <w:sz w:val="22"/>
            <w:szCs w:val="22"/>
          </w:rPr>
          <w:t>s</w:t>
        </w:r>
        <w:proofErr w:type="spellEnd"/>
        <w:r w:rsidR="000742C7" w:rsidRPr="00C51A9C">
          <w:rPr>
            <w:rFonts w:ascii="Menlo" w:hAnsi="Menlo" w:cs="Menlo"/>
            <w:b/>
            <w:bCs/>
            <w:sz w:val="22"/>
            <w:szCs w:val="22"/>
          </w:rPr>
          <w:t>”</w:t>
        </w:r>
      </w:ins>
      <w:ins w:id="595" w:author="Benedict, Jim" w:date="2020-06-04T15:22:00Z">
        <w:r w:rsidR="000742C7">
          <w:rPr>
            <w:b/>
            <w:bCs/>
            <w:i/>
            <w:iCs/>
            <w:sz w:val="22"/>
            <w:szCs w:val="22"/>
          </w:rPr>
          <w:t xml:space="preserve"> in env_run.xml</w:t>
        </w:r>
      </w:ins>
      <w:del w:id="596" w:author="Benedict, Jim" w:date="2020-06-04T15:24:00Z">
        <w:r w:rsidR="00EF0B6D" w:rsidDel="000742C7">
          <w:rPr>
            <w:b/>
            <w:bCs/>
            <w:i/>
            <w:iCs/>
            <w:sz w:val="22"/>
            <w:szCs w:val="22"/>
          </w:rPr>
          <w:delText>will NOT work unless STOP_N=12</w:delText>
        </w:r>
      </w:del>
      <w:r w:rsidR="00EF0B6D">
        <w:rPr>
          <w:b/>
          <w:bCs/>
          <w:i/>
          <w:iCs/>
          <w:sz w:val="22"/>
          <w:szCs w:val="22"/>
        </w:rPr>
        <w:t>!</w:t>
      </w:r>
      <w:r w:rsidR="00FF0F58" w:rsidRPr="00FF0F58">
        <w:rPr>
          <w:b/>
          <w:bCs/>
          <w:i/>
          <w:iCs/>
          <w:sz w:val="22"/>
          <w:szCs w:val="22"/>
        </w:rPr>
        <w:t xml:space="preserve"> </w:t>
      </w:r>
      <w:ins w:id="597" w:author="Benedict, Jim" w:date="2020-06-04T15:25:00Z">
        <w:r w:rsidR="000742C7">
          <w:rPr>
            <w:b/>
            <w:bCs/>
            <w:i/>
            <w:iCs/>
            <w:sz w:val="22"/>
            <w:szCs w:val="22"/>
          </w:rPr>
          <w:t xml:space="preserve">More generally, job submissions for </w:t>
        </w:r>
      </w:ins>
      <w:del w:id="598" w:author="Benedict, Jim" w:date="2020-06-04T15:25:00Z">
        <w:r w:rsidR="00EF0B6D" w:rsidDel="000742C7">
          <w:rPr>
            <w:b/>
            <w:bCs/>
            <w:i/>
            <w:iCs/>
            <w:sz w:val="22"/>
            <w:szCs w:val="22"/>
          </w:rPr>
          <w:delText>C</w:delText>
        </w:r>
      </w:del>
      <w:ins w:id="599" w:author="Benedict, Jim" w:date="2020-06-04T15:25:00Z">
        <w:r w:rsidR="000742C7">
          <w:rPr>
            <w:b/>
            <w:bCs/>
            <w:i/>
            <w:iCs/>
            <w:sz w:val="22"/>
            <w:szCs w:val="22"/>
          </w:rPr>
          <w:t>c</w:t>
        </w:r>
      </w:ins>
      <w:r w:rsidR="00166D75">
        <w:rPr>
          <w:b/>
          <w:bCs/>
          <w:i/>
          <w:iCs/>
          <w:sz w:val="22"/>
          <w:szCs w:val="22"/>
        </w:rPr>
        <w:t>loud locking</w:t>
      </w:r>
      <w:ins w:id="600" w:author="Benedict, Jim" w:date="2020-06-04T15:25:00Z">
        <w:r w:rsidR="000742C7">
          <w:rPr>
            <w:b/>
            <w:bCs/>
            <w:i/>
            <w:iCs/>
            <w:sz w:val="22"/>
            <w:szCs w:val="22"/>
          </w:rPr>
          <w:t xml:space="preserve"> simulations</w:t>
        </w:r>
      </w:ins>
      <w:r w:rsidR="00FF0F58" w:rsidRPr="00FF0F58">
        <w:rPr>
          <w:b/>
          <w:bCs/>
          <w:i/>
          <w:iCs/>
          <w:sz w:val="22"/>
          <w:szCs w:val="22"/>
        </w:rPr>
        <w:t xml:space="preserve"> must be</w:t>
      </w:r>
      <w:ins w:id="601" w:author="Benedict, Jim" w:date="2020-06-04T15:26:00Z">
        <w:r w:rsidR="000742C7">
          <w:rPr>
            <w:b/>
            <w:bCs/>
            <w:i/>
            <w:iCs/>
            <w:sz w:val="22"/>
            <w:szCs w:val="22"/>
          </w:rPr>
          <w:t xml:space="preserve"> equal to or </w:t>
        </w:r>
      </w:ins>
      <w:ins w:id="602" w:author="Benedict, Jim" w:date="2020-06-04T15:29:00Z">
        <w:r w:rsidR="000742C7">
          <w:rPr>
            <w:b/>
            <w:bCs/>
            <w:i/>
            <w:iCs/>
            <w:sz w:val="22"/>
            <w:szCs w:val="22"/>
          </w:rPr>
          <w:t xml:space="preserve">(in very rare circumstances) </w:t>
        </w:r>
      </w:ins>
      <w:ins w:id="603" w:author="Benedict, Jim" w:date="2020-06-04T15:26:00Z">
        <w:r w:rsidR="000742C7">
          <w:rPr>
            <w:b/>
            <w:bCs/>
            <w:i/>
            <w:iCs/>
            <w:sz w:val="22"/>
            <w:szCs w:val="22"/>
          </w:rPr>
          <w:t>less than the time span of the staged cloud data</w:t>
        </w:r>
      </w:ins>
      <w:ins w:id="604" w:author="Benedict, Jim" w:date="2020-06-04T15:27:00Z">
        <w:r w:rsidR="000742C7">
          <w:rPr>
            <w:b/>
            <w:bCs/>
            <w:i/>
            <w:iCs/>
            <w:sz w:val="22"/>
            <w:szCs w:val="22"/>
          </w:rPr>
          <w:t xml:space="preserve"> files, otherwi</w:t>
        </w:r>
      </w:ins>
      <w:ins w:id="605" w:author="Benedict, Jim" w:date="2020-06-04T15:28:00Z">
        <w:r w:rsidR="000742C7">
          <w:rPr>
            <w:b/>
            <w:bCs/>
            <w:i/>
            <w:iCs/>
            <w:sz w:val="22"/>
            <w:szCs w:val="22"/>
          </w:rPr>
          <w:t xml:space="preserve">se the model will crash because it will look for a time </w:t>
        </w:r>
        <w:r w:rsidR="000742C7">
          <w:rPr>
            <w:b/>
            <w:bCs/>
            <w:i/>
            <w:iCs/>
            <w:sz w:val="22"/>
            <w:szCs w:val="22"/>
          </w:rPr>
          <w:lastRenderedPageBreak/>
          <w:t xml:space="preserve">stamp that does not exist.  Again, the scripts provided only support staged cloud data files spanning 1 year and so the </w:t>
        </w:r>
      </w:ins>
      <w:ins w:id="606" w:author="Benedict, Jim" w:date="2020-06-04T15:29:00Z">
        <w:r w:rsidR="000742C7">
          <w:rPr>
            <w:b/>
            <w:bCs/>
            <w:i/>
            <w:iCs/>
            <w:sz w:val="22"/>
            <w:szCs w:val="22"/>
          </w:rPr>
          <w:t>requested simulation job should also be 1 year in length.</w:t>
        </w:r>
      </w:ins>
      <w:del w:id="607" w:author="Benedict, Jim" w:date="2020-06-04T15:29:00Z">
        <w:r w:rsidR="00FF0F58" w:rsidRPr="00FF0F58" w:rsidDel="000742C7">
          <w:rPr>
            <w:b/>
            <w:bCs/>
            <w:i/>
            <w:iCs/>
            <w:sz w:val="22"/>
            <w:szCs w:val="22"/>
          </w:rPr>
          <w:delText xml:space="preserve"> run in 12-month intervals so that postrun scripts </w:delText>
        </w:r>
        <w:r w:rsidR="006247C0" w:rsidDel="000742C7">
          <w:rPr>
            <w:b/>
            <w:bCs/>
            <w:i/>
            <w:iCs/>
            <w:sz w:val="22"/>
            <w:szCs w:val="22"/>
          </w:rPr>
          <w:delText>defined in</w:delText>
        </w:r>
        <w:r w:rsidR="00B70954" w:rsidDel="000742C7">
          <w:rPr>
            <w:b/>
            <w:bCs/>
            <w:i/>
            <w:iCs/>
            <w:sz w:val="22"/>
            <w:szCs w:val="22"/>
          </w:rPr>
          <w:delText xml:space="preserve"> step </w:delText>
        </w:r>
        <w:r w:rsidR="00144926" w:rsidDel="000742C7">
          <w:rPr>
            <w:b/>
            <w:bCs/>
            <w:i/>
            <w:iCs/>
            <w:sz w:val="22"/>
            <w:szCs w:val="22"/>
          </w:rPr>
          <w:delText>3</w:delText>
        </w:r>
        <w:r w:rsidR="00B70954" w:rsidDel="000742C7">
          <w:rPr>
            <w:b/>
            <w:bCs/>
            <w:i/>
            <w:iCs/>
            <w:sz w:val="22"/>
            <w:szCs w:val="22"/>
          </w:rPr>
          <w:delText xml:space="preserve"> </w:delText>
        </w:r>
        <w:r w:rsidR="00FF0F58" w:rsidRPr="00FF0F58" w:rsidDel="000742C7">
          <w:rPr>
            <w:b/>
            <w:bCs/>
            <w:i/>
            <w:iCs/>
            <w:sz w:val="22"/>
            <w:szCs w:val="22"/>
          </w:rPr>
          <w:delText>work</w:delText>
        </w:r>
        <w:r w:rsidR="00B7195B" w:rsidDel="000742C7">
          <w:rPr>
            <w:b/>
            <w:bCs/>
            <w:i/>
            <w:iCs/>
            <w:sz w:val="22"/>
            <w:szCs w:val="22"/>
          </w:rPr>
          <w:delText xml:space="preserve">. </w:delText>
        </w:r>
        <w:r w:rsidR="00FF0F58" w:rsidRPr="00EF0B6D" w:rsidDel="000742C7">
          <w:rPr>
            <w:b/>
            <w:bCs/>
            <w:i/>
            <w:iCs/>
            <w:sz w:val="22"/>
            <w:szCs w:val="22"/>
            <w:u w:val="single"/>
          </w:rPr>
          <w:delText xml:space="preserve">STOP_N </w:delText>
        </w:r>
        <w:r w:rsidR="005F6DCB" w:rsidRPr="00EF0B6D" w:rsidDel="000742C7">
          <w:rPr>
            <w:b/>
            <w:bCs/>
            <w:i/>
            <w:iCs/>
            <w:sz w:val="22"/>
            <w:szCs w:val="22"/>
            <w:u w:val="single"/>
          </w:rPr>
          <w:delText>(=)</w:delText>
        </w:r>
        <w:r w:rsidR="00B7195B" w:rsidRPr="00EF0B6D" w:rsidDel="000742C7">
          <w:rPr>
            <w:b/>
            <w:bCs/>
            <w:i/>
            <w:iCs/>
            <w:sz w:val="22"/>
            <w:szCs w:val="22"/>
            <w:u w:val="single"/>
          </w:rPr>
          <w:delText>MUST EQUAL(=)</w:delText>
        </w:r>
        <w:r w:rsidR="00FF0F58" w:rsidRPr="00EF0B6D" w:rsidDel="000742C7">
          <w:rPr>
            <w:b/>
            <w:bCs/>
            <w:i/>
            <w:iCs/>
            <w:sz w:val="22"/>
            <w:szCs w:val="22"/>
            <w:u w:val="single"/>
          </w:rPr>
          <w:delText xml:space="preserve"> 12</w:delText>
        </w:r>
        <w:r w:rsidR="006010D7" w:rsidRPr="00EF0B6D" w:rsidDel="000742C7">
          <w:rPr>
            <w:b/>
            <w:bCs/>
            <w:i/>
            <w:iCs/>
            <w:sz w:val="22"/>
            <w:szCs w:val="22"/>
            <w:u w:val="single"/>
          </w:rPr>
          <w:delText>!</w:delText>
        </w:r>
      </w:del>
    </w:p>
    <w:p w14:paraId="73F13D4D" w14:textId="331BEF4D" w:rsidR="00D554AE" w:rsidRDefault="00D554AE" w:rsidP="00FF0F58">
      <w:pPr>
        <w:pStyle w:val="ListParagraph"/>
        <w:numPr>
          <w:ilvl w:val="1"/>
          <w:numId w:val="20"/>
        </w:numPr>
        <w:rPr>
          <w:sz w:val="22"/>
          <w:szCs w:val="22"/>
        </w:rPr>
      </w:pPr>
      <w:r>
        <w:rPr>
          <w:sz w:val="22"/>
          <w:szCs w:val="22"/>
        </w:rPr>
        <w:t xml:space="preserve">Don’t forget to </w:t>
      </w:r>
      <w:proofErr w:type="gramStart"/>
      <w:r>
        <w:rPr>
          <w:sz w:val="22"/>
          <w:szCs w:val="22"/>
        </w:rPr>
        <w:t xml:space="preserve">run </w:t>
      </w:r>
      <w:r w:rsidRPr="00D554AE">
        <w:rPr>
          <w:rFonts w:ascii="Menlo" w:eastAsia="Times New Roman" w:hAnsi="Menlo" w:cs="Menlo"/>
          <w:color w:val="000000" w:themeColor="text1"/>
          <w:sz w:val="22"/>
          <w:szCs w:val="22"/>
        </w:rPr>
        <w:t>.</w:t>
      </w:r>
      <w:proofErr w:type="gramEnd"/>
      <w:r w:rsidRPr="00D554AE">
        <w:rPr>
          <w:rFonts w:ascii="Menlo" w:eastAsia="Times New Roman" w:hAnsi="Menlo" w:cs="Menlo"/>
          <w:color w:val="000000" w:themeColor="text1"/>
          <w:sz w:val="22"/>
          <w:szCs w:val="22"/>
        </w:rPr>
        <w:t>/</w:t>
      </w:r>
      <w:proofErr w:type="spellStart"/>
      <w:r w:rsidRPr="00D554AE">
        <w:rPr>
          <w:rFonts w:ascii="Menlo" w:eastAsia="Times New Roman" w:hAnsi="Menlo" w:cs="Menlo"/>
          <w:color w:val="000000" w:themeColor="text1"/>
          <w:sz w:val="22"/>
          <w:szCs w:val="22"/>
        </w:rPr>
        <w:t>xmlchange</w:t>
      </w:r>
      <w:proofErr w:type="spellEnd"/>
      <w:r w:rsidRPr="00D554AE">
        <w:rPr>
          <w:rFonts w:ascii="Menlo" w:eastAsia="Times New Roman" w:hAnsi="Menlo" w:cs="Menlo"/>
          <w:color w:val="000000" w:themeColor="text1"/>
          <w:sz w:val="22"/>
          <w:szCs w:val="22"/>
        </w:rPr>
        <w:t xml:space="preserve"> POSTRUN_SCRIPT_BATCH="TRUE"</w:t>
      </w:r>
      <w:r>
        <w:rPr>
          <w:rFonts w:ascii="Menlo" w:eastAsia="Times New Roman" w:hAnsi="Menlo" w:cs="Menlo"/>
          <w:color w:val="000000" w:themeColor="text1"/>
          <w:sz w:val="22"/>
          <w:szCs w:val="22"/>
        </w:rPr>
        <w:t xml:space="preserve"> </w:t>
      </w:r>
      <w:r w:rsidRPr="00D554AE">
        <w:rPr>
          <w:rFonts w:ascii="Calibri" w:eastAsia="Times New Roman" w:hAnsi="Calibri" w:cs="Menlo"/>
          <w:color w:val="000000" w:themeColor="text1"/>
          <w:sz w:val="22"/>
          <w:szCs w:val="22"/>
        </w:rPr>
        <w:t xml:space="preserve">so that our </w:t>
      </w:r>
      <w:r w:rsidR="00166D75">
        <w:rPr>
          <w:rFonts w:ascii="Calibri" w:eastAsia="Times New Roman" w:hAnsi="Calibri" w:cs="Menlo"/>
          <w:color w:val="000000" w:themeColor="text1"/>
          <w:sz w:val="22"/>
          <w:szCs w:val="22"/>
        </w:rPr>
        <w:t>cloud locking</w:t>
      </w:r>
      <w:r w:rsidRPr="00D554AE">
        <w:rPr>
          <w:rFonts w:ascii="Calibri" w:eastAsia="Times New Roman" w:hAnsi="Calibri" w:cs="Menlo"/>
          <w:color w:val="000000" w:themeColor="text1"/>
          <w:sz w:val="22"/>
          <w:szCs w:val="22"/>
        </w:rPr>
        <w:t xml:space="preserve"> scripts will execute.</w:t>
      </w:r>
    </w:p>
    <w:p w14:paraId="2E13A37B" w14:textId="16F945A3" w:rsidR="00FF0F58" w:rsidRPr="00FF0F58" w:rsidRDefault="00FF0F58" w:rsidP="00FF0F58">
      <w:pPr>
        <w:pStyle w:val="ListParagraph"/>
        <w:numPr>
          <w:ilvl w:val="1"/>
          <w:numId w:val="20"/>
        </w:numPr>
        <w:rPr>
          <w:sz w:val="22"/>
          <w:szCs w:val="22"/>
        </w:rPr>
      </w:pPr>
      <w:r>
        <w:rPr>
          <w:sz w:val="22"/>
          <w:szCs w:val="22"/>
        </w:rPr>
        <w:t>Otherwise, change i</w:t>
      </w:r>
      <w:r w:rsidR="00315E3C" w:rsidRPr="00E77117">
        <w:rPr>
          <w:sz w:val="22"/>
          <w:szCs w:val="22"/>
        </w:rPr>
        <w:t>n a similar fashion to the cloud output run.</w:t>
      </w:r>
    </w:p>
    <w:p w14:paraId="468D4413" w14:textId="7CABC727" w:rsidR="00D559C1" w:rsidRPr="00E77117" w:rsidRDefault="00315E3C" w:rsidP="00E77117">
      <w:pPr>
        <w:pStyle w:val="ListParagraph"/>
        <w:numPr>
          <w:ilvl w:val="1"/>
          <w:numId w:val="20"/>
        </w:numPr>
        <w:rPr>
          <w:sz w:val="22"/>
          <w:szCs w:val="22"/>
        </w:rPr>
      </w:pPr>
      <w:r w:rsidRPr="00E77117">
        <w:rPr>
          <w:sz w:val="22"/>
          <w:szCs w:val="22"/>
        </w:rPr>
        <w:t>E</w:t>
      </w:r>
      <w:r w:rsidR="00AB6043" w:rsidRPr="00E77117">
        <w:rPr>
          <w:sz w:val="22"/>
          <w:szCs w:val="22"/>
        </w:rPr>
        <w:t>nsure that initialization is identical to cloud</w:t>
      </w:r>
      <w:r w:rsidR="002C6B8C" w:rsidRPr="00E77117">
        <w:rPr>
          <w:sz w:val="22"/>
          <w:szCs w:val="22"/>
        </w:rPr>
        <w:t xml:space="preserve"> </w:t>
      </w:r>
      <w:r w:rsidR="00AB6043" w:rsidRPr="00E77117">
        <w:rPr>
          <w:sz w:val="22"/>
          <w:szCs w:val="22"/>
        </w:rPr>
        <w:t>output simulation from Step 2.</w:t>
      </w:r>
    </w:p>
    <w:p w14:paraId="32C04023" w14:textId="0ACE045A" w:rsidR="006010D7" w:rsidRDefault="006010D7" w:rsidP="0024337B">
      <w:pPr>
        <w:ind w:left="360"/>
        <w:rPr>
          <w:sz w:val="22"/>
          <w:szCs w:val="22"/>
        </w:rPr>
      </w:pPr>
    </w:p>
    <w:p w14:paraId="15D700D4" w14:textId="0A6FBD57" w:rsidR="0034476C" w:rsidRPr="00865773" w:rsidRDefault="00D16662" w:rsidP="00865773">
      <w:pPr>
        <w:rPr>
          <w:b/>
          <w:bCs/>
          <w:sz w:val="22"/>
          <w:szCs w:val="22"/>
        </w:rPr>
      </w:pPr>
      <w:r w:rsidRPr="00865773">
        <w:rPr>
          <w:b/>
          <w:bCs/>
          <w:sz w:val="22"/>
          <w:szCs w:val="22"/>
        </w:rPr>
        <w:t>Note</w:t>
      </w:r>
      <w:r w:rsidR="0034476C" w:rsidRPr="00865773">
        <w:rPr>
          <w:b/>
          <w:bCs/>
          <w:sz w:val="22"/>
          <w:szCs w:val="22"/>
        </w:rPr>
        <w:t>s</w:t>
      </w:r>
      <w:r w:rsidRPr="00865773">
        <w:rPr>
          <w:b/>
          <w:bCs/>
          <w:sz w:val="22"/>
          <w:szCs w:val="22"/>
        </w:rPr>
        <w:t xml:space="preserve">: </w:t>
      </w:r>
    </w:p>
    <w:p w14:paraId="45916FA3" w14:textId="07DFB874" w:rsidR="00D16662" w:rsidRPr="00E77117" w:rsidRDefault="0034476C" w:rsidP="0024337B">
      <w:pPr>
        <w:ind w:left="360"/>
        <w:rPr>
          <w:sz w:val="22"/>
          <w:szCs w:val="22"/>
        </w:rPr>
      </w:pPr>
      <w:r>
        <w:rPr>
          <w:sz w:val="22"/>
          <w:szCs w:val="22"/>
        </w:rPr>
        <w:t>T</w:t>
      </w:r>
      <w:r w:rsidR="00D16662" w:rsidRPr="00E77117">
        <w:rPr>
          <w:sz w:val="22"/>
          <w:szCs w:val="22"/>
        </w:rPr>
        <w:t>his is by far where the most debugging occurs</w:t>
      </w:r>
      <w:r w:rsidR="00D559C1" w:rsidRPr="00E77117">
        <w:rPr>
          <w:sz w:val="22"/>
          <w:szCs w:val="22"/>
        </w:rPr>
        <w:t>, especially when shuffling cloud fields</w:t>
      </w:r>
      <w:r w:rsidR="00D16662" w:rsidRPr="00E77117">
        <w:rPr>
          <w:sz w:val="22"/>
          <w:szCs w:val="22"/>
        </w:rPr>
        <w:t xml:space="preserve">. The model is really picky about the dates &amp; times of the cloud parameter files. </w:t>
      </w:r>
      <w:r w:rsidR="00D559C1" w:rsidRPr="00E77117">
        <w:rPr>
          <w:sz w:val="22"/>
          <w:szCs w:val="22"/>
        </w:rPr>
        <w:t xml:space="preserve">Expect that </w:t>
      </w:r>
      <w:r w:rsidR="00B219C3">
        <w:rPr>
          <w:sz w:val="22"/>
          <w:szCs w:val="22"/>
        </w:rPr>
        <w:t>one</w:t>
      </w:r>
      <w:r w:rsidR="00D559C1" w:rsidRPr="00E77117">
        <w:rPr>
          <w:sz w:val="22"/>
          <w:szCs w:val="22"/>
        </w:rPr>
        <w:t xml:space="preserve"> may have to repeat </w:t>
      </w:r>
      <w:r w:rsidR="00B219C3">
        <w:rPr>
          <w:sz w:val="22"/>
          <w:szCs w:val="22"/>
        </w:rPr>
        <w:t>S</w:t>
      </w:r>
      <w:r w:rsidR="00D559C1" w:rsidRPr="00E77117">
        <w:rPr>
          <w:sz w:val="22"/>
          <w:szCs w:val="22"/>
        </w:rPr>
        <w:t xml:space="preserve">tep </w:t>
      </w:r>
      <w:r w:rsidR="00B219C3">
        <w:rPr>
          <w:sz w:val="22"/>
          <w:szCs w:val="22"/>
        </w:rPr>
        <w:t>4</w:t>
      </w:r>
      <w:r w:rsidR="00D559C1" w:rsidRPr="00E77117">
        <w:rPr>
          <w:sz w:val="22"/>
          <w:szCs w:val="22"/>
        </w:rPr>
        <w:t xml:space="preserve"> a few times to redefine cloud file dates and timesteps.</w:t>
      </w:r>
    </w:p>
    <w:p w14:paraId="7774A956" w14:textId="77777777" w:rsidR="00D16662" w:rsidRPr="00E77117" w:rsidRDefault="00D16662" w:rsidP="0024337B">
      <w:pPr>
        <w:rPr>
          <w:sz w:val="22"/>
          <w:szCs w:val="22"/>
        </w:rPr>
      </w:pPr>
    </w:p>
    <w:p w14:paraId="51914260" w14:textId="77777777" w:rsidR="00D16662" w:rsidRPr="00E77117" w:rsidRDefault="00D16662" w:rsidP="0024337B">
      <w:pPr>
        <w:rPr>
          <w:sz w:val="22"/>
          <w:szCs w:val="22"/>
        </w:rPr>
      </w:pPr>
    </w:p>
    <w:p w14:paraId="4CAC39B6" w14:textId="1F5E664D" w:rsidR="00D16662" w:rsidRPr="0036779D" w:rsidRDefault="009966E8" w:rsidP="0024337B">
      <w:pPr>
        <w:rPr>
          <w:rFonts w:ascii="Times New Roman" w:hAnsi="Times New Roman" w:cs="Times New Roman"/>
          <w:sz w:val="32"/>
          <w:szCs w:val="32"/>
        </w:rPr>
      </w:pPr>
      <w:r w:rsidRPr="00E77117">
        <w:rPr>
          <w:sz w:val="22"/>
          <w:szCs w:val="22"/>
        </w:rPr>
        <w:br w:type="column"/>
      </w:r>
      <w:commentRangeStart w:id="608"/>
      <w:r w:rsidR="00D16662" w:rsidRPr="0036779D">
        <w:rPr>
          <w:rFonts w:ascii="Times New Roman" w:hAnsi="Times New Roman" w:cs="Times New Roman"/>
          <w:sz w:val="32"/>
          <w:szCs w:val="32"/>
        </w:rPr>
        <w:lastRenderedPageBreak/>
        <w:t xml:space="preserve">Step </w:t>
      </w:r>
      <w:commentRangeEnd w:id="608"/>
      <w:r w:rsidR="004D4573">
        <w:rPr>
          <w:rStyle w:val="CommentReference"/>
        </w:rPr>
        <w:commentReference w:id="608"/>
      </w:r>
      <w:r w:rsidR="00D16662" w:rsidRPr="0036779D">
        <w:rPr>
          <w:rFonts w:ascii="Times New Roman" w:hAnsi="Times New Roman" w:cs="Times New Roman"/>
          <w:sz w:val="32"/>
          <w:szCs w:val="32"/>
        </w:rPr>
        <w:t xml:space="preserve">6. Check to see if </w:t>
      </w:r>
      <w:r w:rsidR="00166D75">
        <w:rPr>
          <w:rFonts w:ascii="Times New Roman" w:hAnsi="Times New Roman" w:cs="Times New Roman"/>
          <w:sz w:val="32"/>
          <w:szCs w:val="32"/>
        </w:rPr>
        <w:t>cloud locking</w:t>
      </w:r>
      <w:r w:rsidR="00D16662" w:rsidRPr="0036779D">
        <w:rPr>
          <w:rFonts w:ascii="Times New Roman" w:hAnsi="Times New Roman" w:cs="Times New Roman"/>
          <w:sz w:val="32"/>
          <w:szCs w:val="32"/>
        </w:rPr>
        <w:t xml:space="preserve"> worked</w:t>
      </w:r>
    </w:p>
    <w:p w14:paraId="39EB109A" w14:textId="77777777" w:rsidR="0036779D" w:rsidRDefault="0036779D" w:rsidP="0036779D">
      <w:pPr>
        <w:pStyle w:val="ListParagraph"/>
      </w:pPr>
    </w:p>
    <w:p w14:paraId="56DCF028" w14:textId="69A764B8" w:rsidR="00A07EED" w:rsidRPr="00144926" w:rsidRDefault="00A07EED" w:rsidP="00A07EED">
      <w:pPr>
        <w:pStyle w:val="ListParagraph"/>
        <w:numPr>
          <w:ilvl w:val="0"/>
          <w:numId w:val="10"/>
        </w:numPr>
        <w:rPr>
          <w:ins w:id="609" w:author="Benedict, Jim" w:date="2020-06-04T15:38:00Z"/>
          <w:sz w:val="22"/>
          <w:szCs w:val="22"/>
        </w:rPr>
      </w:pPr>
      <w:ins w:id="610" w:author="Benedict, Jim" w:date="2020-06-04T15:38:00Z">
        <w:r>
          <w:rPr>
            <w:sz w:val="22"/>
            <w:szCs w:val="22"/>
          </w:rPr>
          <w:t xml:space="preserve">The most robust check:  </w:t>
        </w:r>
        <w:r w:rsidRPr="00144926">
          <w:rPr>
            <w:sz w:val="22"/>
            <w:szCs w:val="22"/>
          </w:rPr>
          <w:t>If instantaneous 2-hourly cloud radiative parameter files in the cloud-locked simulation</w:t>
        </w:r>
        <w:r>
          <w:rPr>
            <w:sz w:val="22"/>
            <w:szCs w:val="22"/>
          </w:rPr>
          <w:t xml:space="preserve"> are written to file (see </w:t>
        </w:r>
        <w:proofErr w:type="spellStart"/>
        <w:r w:rsidRPr="00C51A9C">
          <w:rPr>
            <w:rFonts w:ascii="Menlo" w:hAnsi="Menlo" w:cs="Menlo"/>
            <w:sz w:val="22"/>
            <w:szCs w:val="22"/>
          </w:rPr>
          <w:t>user_nl_cam</w:t>
        </w:r>
        <w:proofErr w:type="spellEnd"/>
        <w:r>
          <w:rPr>
            <w:sz w:val="22"/>
            <w:szCs w:val="22"/>
          </w:rPr>
          <w:t xml:space="preserve"> example in Step 4)</w:t>
        </w:r>
        <w:r w:rsidRPr="00144926">
          <w:rPr>
            <w:sz w:val="22"/>
            <w:szCs w:val="22"/>
          </w:rPr>
          <w:t xml:space="preserve">, </w:t>
        </w:r>
        <w:r>
          <w:rPr>
            <w:sz w:val="22"/>
            <w:szCs w:val="22"/>
          </w:rPr>
          <w:t>one</w:t>
        </w:r>
        <w:r w:rsidRPr="00144926">
          <w:rPr>
            <w:sz w:val="22"/>
            <w:szCs w:val="22"/>
          </w:rPr>
          <w:t xml:space="preserve"> can directly compare th</w:t>
        </w:r>
        <w:r>
          <w:rPr>
            <w:sz w:val="22"/>
            <w:szCs w:val="22"/>
          </w:rPr>
          <w:t>is</w:t>
        </w:r>
        <w:r w:rsidRPr="00144926">
          <w:rPr>
            <w:sz w:val="22"/>
            <w:szCs w:val="22"/>
          </w:rPr>
          <w:t xml:space="preserve"> </w:t>
        </w:r>
        <w:r>
          <w:rPr>
            <w:sz w:val="22"/>
            <w:szCs w:val="22"/>
          </w:rPr>
          <w:t>2-hourly output to the corresponding 2-hourly prescribed-cloud-property inputs—they should be identical (taking care to match the dates and time correctly can be a little tedious)</w:t>
        </w:r>
        <w:r w:rsidRPr="00144926">
          <w:rPr>
            <w:sz w:val="22"/>
            <w:szCs w:val="22"/>
          </w:rPr>
          <w:t>.</w:t>
        </w:r>
      </w:ins>
    </w:p>
    <w:p w14:paraId="38BD7276" w14:textId="77777777" w:rsidR="00A07EED" w:rsidRDefault="00A07EED">
      <w:pPr>
        <w:pStyle w:val="ListParagraph"/>
        <w:rPr>
          <w:ins w:id="611" w:author="Benedict, Jim" w:date="2020-06-04T15:37:00Z"/>
          <w:sz w:val="22"/>
          <w:szCs w:val="22"/>
        </w:rPr>
        <w:pPrChange w:id="612" w:author="Benedict, Jim" w:date="2020-06-04T15:38:00Z">
          <w:pPr>
            <w:pStyle w:val="ListParagraph"/>
            <w:numPr>
              <w:numId w:val="10"/>
            </w:numPr>
            <w:ind w:hanging="360"/>
          </w:pPr>
        </w:pPrChange>
      </w:pPr>
    </w:p>
    <w:p w14:paraId="062ED6FC" w14:textId="04821C17" w:rsidR="00D16662" w:rsidRPr="00144926" w:rsidRDefault="00D16662" w:rsidP="0024337B">
      <w:pPr>
        <w:pStyle w:val="ListParagraph"/>
        <w:numPr>
          <w:ilvl w:val="0"/>
          <w:numId w:val="10"/>
        </w:numPr>
        <w:rPr>
          <w:sz w:val="22"/>
          <w:szCs w:val="22"/>
        </w:rPr>
      </w:pPr>
      <w:del w:id="613" w:author="Benedict, Jim" w:date="2020-06-04T15:38:00Z">
        <w:r w:rsidRPr="00144926" w:rsidDel="00A07EED">
          <w:rPr>
            <w:sz w:val="22"/>
            <w:szCs w:val="22"/>
          </w:rPr>
          <w:delText>If less than a year, c</w:delText>
        </w:r>
      </w:del>
      <w:ins w:id="614" w:author="Benedict, Jim" w:date="2020-06-04T15:38:00Z">
        <w:r w:rsidR="00A07EED">
          <w:rPr>
            <w:sz w:val="22"/>
            <w:szCs w:val="22"/>
          </w:rPr>
          <w:t>C</w:t>
        </w:r>
      </w:ins>
      <w:r w:rsidRPr="00144926">
        <w:rPr>
          <w:sz w:val="22"/>
          <w:szCs w:val="22"/>
        </w:rPr>
        <w:t>ompare some month of monthly-averaged cloud radiative forcing from cloud-output simulation to cloud-locked simulation</w:t>
      </w:r>
      <w:ins w:id="615" w:author="Benedict, Jim" w:date="2020-06-04T15:38:00Z">
        <w:r w:rsidR="00A07EED">
          <w:rPr>
            <w:sz w:val="22"/>
            <w:szCs w:val="22"/>
          </w:rPr>
          <w:t xml:space="preserve">… this will </w:t>
        </w:r>
      </w:ins>
      <w:ins w:id="616" w:author="Benedict, Jim" w:date="2020-06-04T15:39:00Z">
        <w:r w:rsidR="00A07EED">
          <w:rPr>
            <w:sz w:val="22"/>
            <w:szCs w:val="22"/>
          </w:rPr>
          <w:t>provide a qualitative check but will not fully confirm that cloud locking is working.</w:t>
        </w:r>
      </w:ins>
    </w:p>
    <w:p w14:paraId="4F36B2D0" w14:textId="77777777" w:rsidR="0036779D" w:rsidRPr="00144926" w:rsidDel="00A07EED" w:rsidRDefault="0036779D" w:rsidP="0036779D">
      <w:pPr>
        <w:pStyle w:val="ListParagraph"/>
        <w:rPr>
          <w:del w:id="617" w:author="Benedict, Jim" w:date="2020-06-04T15:39:00Z"/>
          <w:sz w:val="22"/>
          <w:szCs w:val="22"/>
        </w:rPr>
      </w:pPr>
    </w:p>
    <w:p w14:paraId="4DFA292F" w14:textId="6604A8C8" w:rsidR="00D16662" w:rsidRPr="00144926" w:rsidDel="00A07EED" w:rsidRDefault="00D16662" w:rsidP="0024337B">
      <w:pPr>
        <w:pStyle w:val="ListParagraph"/>
        <w:numPr>
          <w:ilvl w:val="0"/>
          <w:numId w:val="10"/>
        </w:numPr>
        <w:rPr>
          <w:del w:id="618" w:author="Benedict, Jim" w:date="2020-06-04T15:37:00Z"/>
          <w:sz w:val="22"/>
          <w:szCs w:val="22"/>
        </w:rPr>
      </w:pPr>
      <w:del w:id="619" w:author="Benedict, Jim" w:date="2020-06-04T15:37:00Z">
        <w:r w:rsidRPr="00144926" w:rsidDel="00A07EED">
          <w:rPr>
            <w:sz w:val="22"/>
            <w:szCs w:val="22"/>
          </w:rPr>
          <w:delText xml:space="preserve">If </w:delText>
        </w:r>
      </w:del>
      <w:del w:id="620" w:author="Benedict, Jim" w:date="2020-06-04T15:33:00Z">
        <w:r w:rsidRPr="00144926" w:rsidDel="00A07EED">
          <w:rPr>
            <w:sz w:val="22"/>
            <w:szCs w:val="22"/>
          </w:rPr>
          <w:delText xml:space="preserve">outputted </w:delText>
        </w:r>
      </w:del>
      <w:del w:id="621" w:author="Benedict, Jim" w:date="2020-06-04T15:37:00Z">
        <w:r w:rsidRPr="00144926" w:rsidDel="00A07EED">
          <w:rPr>
            <w:sz w:val="22"/>
            <w:szCs w:val="22"/>
          </w:rPr>
          <w:delText xml:space="preserve">instantaneous 2-hourly cloud radiative parameter files in the cloud-locked simulation, </w:delText>
        </w:r>
        <w:r w:rsidR="00E76FD4" w:rsidDel="00A07EED">
          <w:rPr>
            <w:sz w:val="22"/>
            <w:szCs w:val="22"/>
          </w:rPr>
          <w:delText>one</w:delText>
        </w:r>
        <w:r w:rsidRPr="00144926" w:rsidDel="00A07EED">
          <w:rPr>
            <w:sz w:val="22"/>
            <w:szCs w:val="22"/>
          </w:rPr>
          <w:delText xml:space="preserve"> can directly compare </w:delText>
        </w:r>
      </w:del>
      <w:del w:id="622" w:author="Benedict, Jim" w:date="2020-06-04T15:35:00Z">
        <w:r w:rsidRPr="00144926" w:rsidDel="00A07EED">
          <w:rPr>
            <w:sz w:val="22"/>
            <w:szCs w:val="22"/>
          </w:rPr>
          <w:delText xml:space="preserve">the </w:delText>
        </w:r>
      </w:del>
      <w:del w:id="623" w:author="Benedict, Jim" w:date="2020-06-04T15:37:00Z">
        <w:r w:rsidR="005F3ABA" w:rsidDel="00A07EED">
          <w:rPr>
            <w:sz w:val="22"/>
            <w:szCs w:val="22"/>
          </w:rPr>
          <w:delText xml:space="preserve">2-hourly </w:delText>
        </w:r>
      </w:del>
      <w:del w:id="624" w:author="Benedict, Jim" w:date="2020-06-04T15:36:00Z">
        <w:r w:rsidR="005F3ABA" w:rsidDel="00A07EED">
          <w:rPr>
            <w:sz w:val="22"/>
            <w:szCs w:val="22"/>
          </w:rPr>
          <w:delText>cloud</w:delText>
        </w:r>
        <w:r w:rsidR="0035408D" w:rsidDel="00A07EED">
          <w:rPr>
            <w:sz w:val="22"/>
            <w:szCs w:val="22"/>
          </w:rPr>
          <w:delText xml:space="preserve"> fields</w:delText>
        </w:r>
        <w:r w:rsidRPr="00144926" w:rsidDel="00A07EED">
          <w:rPr>
            <w:sz w:val="22"/>
            <w:szCs w:val="22"/>
          </w:rPr>
          <w:delText xml:space="preserve"> used to lock (inputted cloud fields) to the cloud-locked output</w:delText>
        </w:r>
      </w:del>
      <w:del w:id="625" w:author="Benedict, Jim" w:date="2020-06-04T15:37:00Z">
        <w:r w:rsidRPr="00144926" w:rsidDel="00A07EED">
          <w:rPr>
            <w:sz w:val="22"/>
            <w:szCs w:val="22"/>
          </w:rPr>
          <w:delText>.</w:delText>
        </w:r>
      </w:del>
    </w:p>
    <w:p w14:paraId="6284A77D" w14:textId="77777777" w:rsidR="0036779D" w:rsidRPr="00144926" w:rsidRDefault="0036779D" w:rsidP="0036779D">
      <w:pPr>
        <w:rPr>
          <w:sz w:val="22"/>
          <w:szCs w:val="22"/>
        </w:rPr>
      </w:pPr>
    </w:p>
    <w:p w14:paraId="110ACD4A" w14:textId="4EEAB1A6" w:rsidR="00D16662" w:rsidRPr="00144926" w:rsidRDefault="00655E44" w:rsidP="0024337B">
      <w:pPr>
        <w:pStyle w:val="ListParagraph"/>
        <w:numPr>
          <w:ilvl w:val="0"/>
          <w:numId w:val="10"/>
        </w:numPr>
        <w:rPr>
          <w:sz w:val="22"/>
          <w:szCs w:val="22"/>
        </w:rPr>
      </w:pPr>
      <w:ins w:id="626" w:author="Benedict, Jim" w:date="2020-06-04T15:41:00Z">
        <w:r>
          <w:rPr>
            <w:sz w:val="22"/>
            <w:szCs w:val="22"/>
          </w:rPr>
          <w:t xml:space="preserve">Another qualitative check:  </w:t>
        </w:r>
      </w:ins>
      <w:r w:rsidR="00D16662" w:rsidRPr="00144926">
        <w:rPr>
          <w:sz w:val="22"/>
          <w:szCs w:val="22"/>
        </w:rPr>
        <w:t xml:space="preserve">If more than a year </w:t>
      </w:r>
      <w:ins w:id="627" w:author="Benedict, Jim" w:date="2020-06-04T15:40:00Z">
        <w:r w:rsidR="00A07EED">
          <w:rPr>
            <w:sz w:val="22"/>
            <w:szCs w:val="22"/>
          </w:rPr>
          <w:t>(</w:t>
        </w:r>
      </w:ins>
      <w:del w:id="628" w:author="Benedict, Jim" w:date="2020-06-04T15:40:00Z">
        <w:r w:rsidR="00D16662" w:rsidRPr="00144926" w:rsidDel="00A07EED">
          <w:rPr>
            <w:sz w:val="22"/>
            <w:szCs w:val="22"/>
          </w:rPr>
          <w:delText xml:space="preserve">if </w:delText>
        </w:r>
      </w:del>
      <w:ins w:id="629" w:author="Benedict, Jim" w:date="2020-06-04T15:40:00Z">
        <w:r w:rsidR="00A07EED">
          <w:rPr>
            <w:sz w:val="22"/>
            <w:szCs w:val="22"/>
          </w:rPr>
          <w:t>for</w:t>
        </w:r>
        <w:r w:rsidR="00A07EED" w:rsidRPr="00144926">
          <w:rPr>
            <w:sz w:val="22"/>
            <w:szCs w:val="22"/>
          </w:rPr>
          <w:t xml:space="preserve"> </w:t>
        </w:r>
      </w:ins>
      <w:r w:rsidR="00D16662" w:rsidRPr="00144926">
        <w:rPr>
          <w:sz w:val="22"/>
          <w:szCs w:val="22"/>
        </w:rPr>
        <w:t>prescribing one year repeatedly</w:t>
      </w:r>
      <w:ins w:id="630" w:author="Benedict, Jim" w:date="2020-06-04T15:40:00Z">
        <w:r w:rsidR="00A07EED">
          <w:rPr>
            <w:sz w:val="22"/>
            <w:szCs w:val="22"/>
          </w:rPr>
          <w:t>)</w:t>
        </w:r>
      </w:ins>
      <w:r w:rsidR="00D16662" w:rsidRPr="00144926">
        <w:rPr>
          <w:sz w:val="22"/>
          <w:szCs w:val="22"/>
        </w:rPr>
        <w:t xml:space="preserve"> or if less than a year </w:t>
      </w:r>
      <w:del w:id="631" w:author="Benedict, Jim" w:date="2020-06-04T15:40:00Z">
        <w:r w:rsidR="00D16662" w:rsidRPr="00144926" w:rsidDel="00A07EED">
          <w:rPr>
            <w:sz w:val="22"/>
            <w:szCs w:val="22"/>
          </w:rPr>
          <w:delText xml:space="preserve">if </w:delText>
        </w:r>
      </w:del>
      <w:ins w:id="632" w:author="Benedict, Jim" w:date="2020-06-04T15:40:00Z">
        <w:r w:rsidR="00A07EED">
          <w:rPr>
            <w:sz w:val="22"/>
            <w:szCs w:val="22"/>
          </w:rPr>
          <w:t>(for</w:t>
        </w:r>
        <w:r w:rsidR="00A07EED" w:rsidRPr="00144926">
          <w:rPr>
            <w:sz w:val="22"/>
            <w:szCs w:val="22"/>
          </w:rPr>
          <w:t xml:space="preserve"> </w:t>
        </w:r>
        <w:r w:rsidR="00A07EED">
          <w:rPr>
            <w:sz w:val="22"/>
            <w:szCs w:val="22"/>
          </w:rPr>
          <w:t xml:space="preserve">randomized </w:t>
        </w:r>
      </w:ins>
      <w:r w:rsidR="00D16662" w:rsidRPr="00144926">
        <w:rPr>
          <w:sz w:val="22"/>
          <w:szCs w:val="22"/>
        </w:rPr>
        <w:t>shuffling</w:t>
      </w:r>
      <w:ins w:id="633" w:author="Benedict, Jim" w:date="2020-06-04T15:40:00Z">
        <w:r w:rsidR="00A07EED">
          <w:rPr>
            <w:sz w:val="22"/>
            <w:szCs w:val="22"/>
          </w:rPr>
          <w:t>)</w:t>
        </w:r>
      </w:ins>
      <w:r w:rsidR="00D16662" w:rsidRPr="00144926">
        <w:rPr>
          <w:sz w:val="22"/>
          <w:szCs w:val="22"/>
        </w:rPr>
        <w:t xml:space="preserve">, </w:t>
      </w:r>
      <w:ins w:id="634" w:author="Benedict, Jim" w:date="2020-06-04T15:41:00Z">
        <w:r>
          <w:rPr>
            <w:sz w:val="22"/>
            <w:szCs w:val="22"/>
          </w:rPr>
          <w:t xml:space="preserve">the user </w:t>
        </w:r>
      </w:ins>
      <w:r w:rsidR="00D16662" w:rsidRPr="00144926">
        <w:rPr>
          <w:sz w:val="22"/>
          <w:szCs w:val="22"/>
        </w:rPr>
        <w:t xml:space="preserve">can compute the </w:t>
      </w:r>
      <w:commentRangeStart w:id="635"/>
      <w:r w:rsidR="00D16662" w:rsidRPr="00144926">
        <w:rPr>
          <w:sz w:val="22"/>
          <w:szCs w:val="22"/>
        </w:rPr>
        <w:t>regression of cloud radiative forcing</w:t>
      </w:r>
      <w:commentRangeEnd w:id="635"/>
      <w:r>
        <w:rPr>
          <w:rStyle w:val="CommentReference"/>
        </w:rPr>
        <w:commentReference w:id="635"/>
      </w:r>
      <w:r w:rsidR="00D16662" w:rsidRPr="00144926">
        <w:rPr>
          <w:sz w:val="22"/>
          <w:szCs w:val="22"/>
        </w:rPr>
        <w:t xml:space="preserve"> on any given variable as a metric of “cloud radiative feedback”. Note: this metric is subject to cloud masking, i.e., cloud forcing is not the best metric for cloud radiative feedback (though, the best metric is somewhat subjective…)</w:t>
      </w:r>
    </w:p>
    <w:p w14:paraId="667241DC" w14:textId="77777777" w:rsidR="00D16662" w:rsidRDefault="00D16662" w:rsidP="0024337B"/>
    <w:p w14:paraId="485574AE" w14:textId="77777777" w:rsidR="00D16662" w:rsidRDefault="00D16662" w:rsidP="0024337B"/>
    <w:p w14:paraId="70769175" w14:textId="003BD521" w:rsidR="009966E8" w:rsidRPr="00C548E6" w:rsidRDefault="009966E8" w:rsidP="0024337B">
      <w:pPr>
        <w:rPr>
          <w:rFonts w:ascii="Times New Roman" w:hAnsi="Times New Roman" w:cs="Times New Roman"/>
          <w:sz w:val="32"/>
          <w:szCs w:val="32"/>
        </w:rPr>
      </w:pPr>
      <w:r>
        <w:br w:type="column"/>
      </w:r>
      <w:commentRangeStart w:id="636"/>
      <w:r w:rsidR="00C548E6" w:rsidRPr="00C548E6">
        <w:rPr>
          <w:rFonts w:ascii="Times New Roman" w:hAnsi="Times New Roman" w:cs="Times New Roman"/>
          <w:sz w:val="32"/>
          <w:szCs w:val="32"/>
        </w:rPr>
        <w:lastRenderedPageBreak/>
        <w:t>Appendix</w:t>
      </w:r>
      <w:commentRangeEnd w:id="636"/>
      <w:r w:rsidR="00606D5E">
        <w:rPr>
          <w:rStyle w:val="CommentReference"/>
        </w:rPr>
        <w:commentReference w:id="636"/>
      </w:r>
      <w:r w:rsidR="00C548E6" w:rsidRPr="00C548E6">
        <w:rPr>
          <w:rFonts w:ascii="Times New Roman" w:hAnsi="Times New Roman" w:cs="Times New Roman"/>
          <w:sz w:val="32"/>
          <w:szCs w:val="32"/>
        </w:rPr>
        <w:t xml:space="preserve">: </w:t>
      </w:r>
      <w:r w:rsidRPr="00C548E6">
        <w:rPr>
          <w:rFonts w:ascii="Times New Roman" w:hAnsi="Times New Roman" w:cs="Times New Roman"/>
          <w:sz w:val="32"/>
          <w:szCs w:val="32"/>
        </w:rPr>
        <w:t>Disk Space and Timing</w:t>
      </w:r>
    </w:p>
    <w:p w14:paraId="0FB716FD" w14:textId="01A1A242" w:rsidR="009966E8" w:rsidRDefault="009966E8" w:rsidP="0024337B">
      <w:pPr>
        <w:rPr>
          <w:sz w:val="22"/>
          <w:szCs w:val="22"/>
        </w:rPr>
      </w:pPr>
    </w:p>
    <w:p w14:paraId="30DA755A" w14:textId="77777777" w:rsidR="0036779D" w:rsidRPr="00C548E6" w:rsidRDefault="0036779D" w:rsidP="0024337B">
      <w:pPr>
        <w:rPr>
          <w:sz w:val="22"/>
          <w:szCs w:val="22"/>
        </w:rPr>
      </w:pPr>
    </w:p>
    <w:p w14:paraId="7DF9A785" w14:textId="1910CC7F" w:rsidR="009966E8" w:rsidRPr="00C548E6" w:rsidRDefault="00166D75" w:rsidP="0024337B">
      <w:pPr>
        <w:rPr>
          <w:sz w:val="22"/>
          <w:szCs w:val="22"/>
        </w:rPr>
      </w:pPr>
      <w:r>
        <w:rPr>
          <w:sz w:val="22"/>
          <w:szCs w:val="22"/>
        </w:rPr>
        <w:t>Cloud locking</w:t>
      </w:r>
      <w:r w:rsidR="009966E8" w:rsidRPr="00C548E6">
        <w:rPr>
          <w:sz w:val="22"/>
          <w:szCs w:val="22"/>
        </w:rPr>
        <w:t xml:space="preserve"> input file organization (for shuffling three years of </w:t>
      </w:r>
      <w:ins w:id="637" w:author="Benedict, Jim" w:date="2020-06-04T15:43:00Z">
        <w:r w:rsidR="00AF4812">
          <w:rPr>
            <w:sz w:val="22"/>
            <w:szCs w:val="22"/>
          </w:rPr>
          <w:t xml:space="preserve">2-hourly </w:t>
        </w:r>
      </w:ins>
      <w:r w:rsidR="009966E8" w:rsidRPr="00C548E6">
        <w:rPr>
          <w:sz w:val="22"/>
          <w:szCs w:val="22"/>
        </w:rPr>
        <w:t>cloud parameters):</w:t>
      </w:r>
    </w:p>
    <w:p w14:paraId="46F3D2C5" w14:textId="12E99999" w:rsidR="0036779D" w:rsidRPr="00C548E6" w:rsidRDefault="009966E8" w:rsidP="0024337B">
      <w:pPr>
        <w:rPr>
          <w:sz w:val="22"/>
          <w:szCs w:val="22"/>
        </w:rPr>
      </w:pPr>
      <w:r w:rsidRPr="00C548E6">
        <w:rPr>
          <w:sz w:val="22"/>
          <w:szCs w:val="22"/>
        </w:rPr>
        <w:t>~1.2T of data</w:t>
      </w:r>
    </w:p>
    <w:p w14:paraId="2CF3A6E5" w14:textId="77777777" w:rsidR="009966E8" w:rsidRPr="00C548E6" w:rsidRDefault="009966E8" w:rsidP="0024337B">
      <w:pPr>
        <w:rPr>
          <w:sz w:val="22"/>
          <w:szCs w:val="22"/>
        </w:rPr>
      </w:pPr>
      <w:r w:rsidRPr="00C548E6">
        <w:rPr>
          <w:sz w:val="22"/>
          <w:szCs w:val="22"/>
        </w:rPr>
        <w:t xml:space="preserve">732 mb per day of cloud parameter files (i.e., 267180 mb or 267.18 </w:t>
      </w:r>
      <w:proofErr w:type="spellStart"/>
      <w:r w:rsidRPr="00C548E6">
        <w:rPr>
          <w:sz w:val="22"/>
          <w:szCs w:val="22"/>
        </w:rPr>
        <w:t>gb</w:t>
      </w:r>
      <w:proofErr w:type="spellEnd"/>
      <w:r w:rsidRPr="00C548E6">
        <w:rPr>
          <w:sz w:val="22"/>
          <w:szCs w:val="22"/>
        </w:rPr>
        <w:t xml:space="preserve"> per year)</w:t>
      </w:r>
    </w:p>
    <w:p w14:paraId="1A565D76" w14:textId="77777777" w:rsidR="009966E8" w:rsidRPr="00C548E6" w:rsidRDefault="009966E8" w:rsidP="0024337B">
      <w:pPr>
        <w:rPr>
          <w:sz w:val="22"/>
          <w:szCs w:val="22"/>
        </w:rPr>
      </w:pPr>
    </w:p>
    <w:p w14:paraId="7E4C292B" w14:textId="77777777" w:rsidR="009966E8" w:rsidRPr="00C548E6" w:rsidRDefault="009966E8" w:rsidP="0024337B">
      <w:pPr>
        <w:rPr>
          <w:sz w:val="22"/>
          <w:szCs w:val="22"/>
        </w:rPr>
      </w:pPr>
    </w:p>
    <w:p w14:paraId="4AD44464" w14:textId="31826BE0" w:rsidR="009966E8" w:rsidRPr="00C548E6" w:rsidRDefault="009966E8" w:rsidP="0024337B">
      <w:pPr>
        <w:rPr>
          <w:b/>
          <w:bCs/>
          <w:sz w:val="22"/>
          <w:szCs w:val="22"/>
        </w:rPr>
      </w:pPr>
      <w:r w:rsidRPr="00C548E6">
        <w:rPr>
          <w:b/>
          <w:bCs/>
          <w:sz w:val="22"/>
          <w:szCs w:val="22"/>
        </w:rPr>
        <w:t xml:space="preserve">Cloud output run (no </w:t>
      </w:r>
      <w:r w:rsidR="00166D75">
        <w:rPr>
          <w:b/>
          <w:bCs/>
          <w:sz w:val="22"/>
          <w:szCs w:val="22"/>
        </w:rPr>
        <w:t>cloud locking</w:t>
      </w:r>
      <w:r w:rsidRPr="00C548E6">
        <w:rPr>
          <w:b/>
          <w:bCs/>
          <w:sz w:val="22"/>
          <w:szCs w:val="22"/>
        </w:rPr>
        <w:t>. essentially a control simulation):</w:t>
      </w:r>
    </w:p>
    <w:p w14:paraId="4C508E36" w14:textId="77777777" w:rsidR="009966E8" w:rsidRPr="00C548E6" w:rsidRDefault="009966E8" w:rsidP="0024337B">
      <w:pPr>
        <w:rPr>
          <w:sz w:val="22"/>
          <w:szCs w:val="22"/>
        </w:rPr>
      </w:pPr>
    </w:p>
    <w:p w14:paraId="496C9E4F" w14:textId="77777777" w:rsidR="009966E8" w:rsidRPr="00C548E6" w:rsidRDefault="009966E8" w:rsidP="0024337B">
      <w:pPr>
        <w:rPr>
          <w:b/>
          <w:bCs/>
          <w:sz w:val="22"/>
          <w:szCs w:val="22"/>
        </w:rPr>
      </w:pPr>
      <w:r w:rsidRPr="00C548E6">
        <w:rPr>
          <w:b/>
          <w:bCs/>
          <w:sz w:val="22"/>
          <w:szCs w:val="22"/>
        </w:rPr>
        <w:t>Timing</w:t>
      </w:r>
    </w:p>
    <w:p w14:paraId="67021DBB" w14:textId="77777777" w:rsidR="009966E8" w:rsidRPr="00C548E6" w:rsidRDefault="009966E8" w:rsidP="0024337B">
      <w:pPr>
        <w:rPr>
          <w:sz w:val="22"/>
          <w:szCs w:val="22"/>
        </w:rPr>
      </w:pPr>
      <w:r w:rsidRPr="00C548E6">
        <w:rPr>
          <w:sz w:val="22"/>
          <w:szCs w:val="22"/>
        </w:rPr>
        <w:t xml:space="preserve">With my </w:t>
      </w:r>
      <w:commentRangeStart w:id="638"/>
      <w:r w:rsidRPr="00C548E6">
        <w:rPr>
          <w:sz w:val="22"/>
          <w:szCs w:val="22"/>
        </w:rPr>
        <w:t>env_mach_pes.xml</w:t>
      </w:r>
      <w:commentRangeEnd w:id="638"/>
      <w:r w:rsidR="00AF4812">
        <w:rPr>
          <w:rStyle w:val="CommentReference"/>
        </w:rPr>
        <w:commentReference w:id="638"/>
      </w:r>
      <w:r w:rsidRPr="00C548E6">
        <w:rPr>
          <w:sz w:val="22"/>
          <w:szCs w:val="22"/>
        </w:rPr>
        <w:t xml:space="preserve"> layout (from Jim Benedict)</w:t>
      </w:r>
    </w:p>
    <w:p w14:paraId="573B7163" w14:textId="77777777" w:rsidR="009966E8" w:rsidRPr="00C548E6" w:rsidRDefault="009966E8" w:rsidP="0024337B">
      <w:pPr>
        <w:rPr>
          <w:sz w:val="22"/>
          <w:szCs w:val="22"/>
        </w:rPr>
      </w:pPr>
    </w:p>
    <w:p w14:paraId="1E79D6BB" w14:textId="77777777" w:rsidR="009966E8" w:rsidRPr="00C548E6" w:rsidRDefault="009966E8" w:rsidP="0024337B">
      <w:pPr>
        <w:rPr>
          <w:sz w:val="22"/>
          <w:szCs w:val="22"/>
        </w:rPr>
      </w:pPr>
      <w:r w:rsidRPr="00C548E6">
        <w:rPr>
          <w:sz w:val="22"/>
          <w:szCs w:val="22"/>
        </w:rPr>
        <w:t>Overall Metrics:</w:t>
      </w:r>
    </w:p>
    <w:p w14:paraId="432F8FC3" w14:textId="0E3C1C29" w:rsidR="009966E8" w:rsidRPr="00C548E6" w:rsidRDefault="009966E8" w:rsidP="0024337B">
      <w:pPr>
        <w:rPr>
          <w:sz w:val="22"/>
          <w:szCs w:val="22"/>
        </w:rPr>
      </w:pPr>
      <w:r w:rsidRPr="00C548E6">
        <w:rPr>
          <w:sz w:val="22"/>
          <w:szCs w:val="22"/>
        </w:rPr>
        <w:t>Model Cost:            3693.43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2AAFECA" w14:textId="331119A7" w:rsidR="009966E8" w:rsidRPr="00C548E6" w:rsidRDefault="009966E8" w:rsidP="0024337B">
      <w:pPr>
        <w:rPr>
          <w:sz w:val="22"/>
          <w:szCs w:val="22"/>
        </w:rPr>
      </w:pPr>
      <w:r w:rsidRPr="00C548E6">
        <w:rPr>
          <w:sz w:val="22"/>
          <w:szCs w:val="22"/>
        </w:rPr>
        <w:t xml:space="preserve">Model Throughput:        16.38   </w:t>
      </w:r>
      <w:proofErr w:type="spellStart"/>
      <w:r w:rsidRPr="00C548E6">
        <w:rPr>
          <w:sz w:val="22"/>
          <w:szCs w:val="22"/>
        </w:rPr>
        <w:t>simulated_years</w:t>
      </w:r>
      <w:proofErr w:type="spellEnd"/>
      <w:r w:rsidRPr="00C548E6">
        <w:rPr>
          <w:sz w:val="22"/>
          <w:szCs w:val="22"/>
        </w:rPr>
        <w:t>/day</w:t>
      </w:r>
    </w:p>
    <w:p w14:paraId="44FD41C8" w14:textId="77777777" w:rsidR="009966E8" w:rsidRPr="00C548E6" w:rsidRDefault="009966E8" w:rsidP="0024337B">
      <w:pPr>
        <w:rPr>
          <w:sz w:val="22"/>
          <w:szCs w:val="22"/>
        </w:rPr>
      </w:pPr>
    </w:p>
    <w:p w14:paraId="42D16A8D" w14:textId="7FB2C2CB" w:rsidR="009966E8" w:rsidRPr="00C548E6" w:rsidRDefault="009966E8" w:rsidP="0024337B">
      <w:pPr>
        <w:rPr>
          <w:sz w:val="22"/>
          <w:szCs w:val="22"/>
        </w:rPr>
      </w:pPr>
      <w:r w:rsidRPr="00C548E6">
        <w:rPr>
          <w:sz w:val="22"/>
          <w:szCs w:val="22"/>
        </w:rPr>
        <w:t>Init Time:      67.513 seconds</w:t>
      </w:r>
    </w:p>
    <w:p w14:paraId="76F17557" w14:textId="07E7DFE2" w:rsidR="009966E8" w:rsidRPr="00C548E6" w:rsidRDefault="009966E8" w:rsidP="0024337B">
      <w:pPr>
        <w:rPr>
          <w:sz w:val="22"/>
          <w:szCs w:val="22"/>
        </w:rPr>
      </w:pPr>
      <w:r w:rsidRPr="00C548E6">
        <w:rPr>
          <w:sz w:val="22"/>
          <w:szCs w:val="22"/>
        </w:rPr>
        <w:t>Run Time:   15366.404 seconds       14.456 seconds/day</w:t>
      </w:r>
    </w:p>
    <w:p w14:paraId="282F8DCF" w14:textId="77777777" w:rsidR="009966E8" w:rsidRPr="00C548E6" w:rsidRDefault="009966E8" w:rsidP="0024337B">
      <w:pPr>
        <w:rPr>
          <w:sz w:val="22"/>
          <w:szCs w:val="22"/>
        </w:rPr>
      </w:pPr>
    </w:p>
    <w:p w14:paraId="435FF3C6" w14:textId="77777777" w:rsidR="009966E8" w:rsidRPr="00C548E6" w:rsidRDefault="009966E8" w:rsidP="0024337B">
      <w:pPr>
        <w:rPr>
          <w:sz w:val="22"/>
          <w:szCs w:val="22"/>
        </w:rPr>
      </w:pPr>
    </w:p>
    <w:p w14:paraId="5317C7E6" w14:textId="581FC0DB" w:rsidR="009966E8" w:rsidRPr="00C548E6" w:rsidRDefault="00166D75" w:rsidP="0024337B">
      <w:pPr>
        <w:rPr>
          <w:b/>
          <w:bCs/>
          <w:sz w:val="22"/>
          <w:szCs w:val="22"/>
        </w:rPr>
      </w:pPr>
      <w:r>
        <w:rPr>
          <w:b/>
          <w:bCs/>
          <w:sz w:val="22"/>
          <w:szCs w:val="22"/>
        </w:rPr>
        <w:t>Cloud locking</w:t>
      </w:r>
      <w:r w:rsidR="009966E8" w:rsidRPr="00C548E6">
        <w:rPr>
          <w:b/>
          <w:bCs/>
          <w:sz w:val="22"/>
          <w:szCs w:val="22"/>
        </w:rPr>
        <w:t xml:space="preserve"> run:</w:t>
      </w:r>
    </w:p>
    <w:p w14:paraId="525C9BA5" w14:textId="77777777" w:rsidR="009966E8" w:rsidRPr="00C548E6" w:rsidRDefault="009966E8" w:rsidP="0024337B">
      <w:pPr>
        <w:rPr>
          <w:sz w:val="22"/>
          <w:szCs w:val="22"/>
        </w:rPr>
      </w:pPr>
    </w:p>
    <w:p w14:paraId="45CBE1A8" w14:textId="77777777" w:rsidR="009966E8" w:rsidRPr="00C548E6" w:rsidRDefault="009966E8" w:rsidP="0024337B">
      <w:pPr>
        <w:rPr>
          <w:b/>
          <w:bCs/>
          <w:sz w:val="22"/>
          <w:szCs w:val="22"/>
        </w:rPr>
      </w:pPr>
      <w:r w:rsidRPr="00C548E6">
        <w:rPr>
          <w:b/>
          <w:bCs/>
          <w:sz w:val="22"/>
          <w:szCs w:val="22"/>
        </w:rPr>
        <w:t>Timing</w:t>
      </w:r>
    </w:p>
    <w:p w14:paraId="399CC645" w14:textId="77777777" w:rsidR="009966E8" w:rsidRPr="00C548E6" w:rsidRDefault="009966E8" w:rsidP="0024337B">
      <w:pPr>
        <w:rPr>
          <w:sz w:val="22"/>
          <w:szCs w:val="22"/>
        </w:rPr>
      </w:pPr>
      <w:r w:rsidRPr="00C548E6">
        <w:rPr>
          <w:sz w:val="22"/>
          <w:szCs w:val="22"/>
        </w:rPr>
        <w:t>Overall Metrics:</w:t>
      </w:r>
    </w:p>
    <w:p w14:paraId="4E6F0F8B" w14:textId="57E2830A" w:rsidR="009966E8" w:rsidRPr="00C548E6" w:rsidRDefault="009966E8" w:rsidP="0024337B">
      <w:pPr>
        <w:rPr>
          <w:sz w:val="22"/>
          <w:szCs w:val="22"/>
        </w:rPr>
      </w:pPr>
      <w:r w:rsidRPr="00C548E6">
        <w:rPr>
          <w:sz w:val="22"/>
          <w:szCs w:val="22"/>
        </w:rPr>
        <w:t>Model Cost:            6396.55   pe-</w:t>
      </w:r>
      <w:proofErr w:type="spellStart"/>
      <w:r w:rsidRPr="00C548E6">
        <w:rPr>
          <w:sz w:val="22"/>
          <w:szCs w:val="22"/>
        </w:rPr>
        <w:t>hrs</w:t>
      </w:r>
      <w:proofErr w:type="spellEnd"/>
      <w:r w:rsidRPr="00C548E6">
        <w:rPr>
          <w:sz w:val="22"/>
          <w:szCs w:val="22"/>
        </w:rPr>
        <w:t>/</w:t>
      </w:r>
      <w:proofErr w:type="spellStart"/>
      <w:r w:rsidRPr="00C548E6">
        <w:rPr>
          <w:sz w:val="22"/>
          <w:szCs w:val="22"/>
        </w:rPr>
        <w:t>simulated_year</w:t>
      </w:r>
      <w:proofErr w:type="spellEnd"/>
    </w:p>
    <w:p w14:paraId="15B43678" w14:textId="27CA060E" w:rsidR="009966E8" w:rsidRPr="00C548E6" w:rsidRDefault="009966E8" w:rsidP="0024337B">
      <w:pPr>
        <w:rPr>
          <w:sz w:val="22"/>
          <w:szCs w:val="22"/>
        </w:rPr>
      </w:pPr>
      <w:r w:rsidRPr="00C548E6">
        <w:rPr>
          <w:sz w:val="22"/>
          <w:szCs w:val="22"/>
        </w:rPr>
        <w:t xml:space="preserve">Model Throughput:         9.46   </w:t>
      </w:r>
      <w:proofErr w:type="spellStart"/>
      <w:r w:rsidRPr="00C548E6">
        <w:rPr>
          <w:sz w:val="22"/>
          <w:szCs w:val="22"/>
        </w:rPr>
        <w:t>simulated_years</w:t>
      </w:r>
      <w:proofErr w:type="spellEnd"/>
      <w:r w:rsidRPr="00C548E6">
        <w:rPr>
          <w:sz w:val="22"/>
          <w:szCs w:val="22"/>
        </w:rPr>
        <w:t>/day</w:t>
      </w:r>
    </w:p>
    <w:p w14:paraId="3D9A4D72" w14:textId="77777777" w:rsidR="009966E8" w:rsidRPr="00C548E6" w:rsidRDefault="009966E8" w:rsidP="0024337B">
      <w:pPr>
        <w:rPr>
          <w:sz w:val="22"/>
          <w:szCs w:val="22"/>
        </w:rPr>
      </w:pPr>
    </w:p>
    <w:p w14:paraId="6399DC90" w14:textId="660B04B4" w:rsidR="009966E8" w:rsidRPr="00C548E6" w:rsidRDefault="009966E8" w:rsidP="0024337B">
      <w:pPr>
        <w:rPr>
          <w:sz w:val="22"/>
          <w:szCs w:val="22"/>
        </w:rPr>
      </w:pPr>
      <w:r w:rsidRPr="00C548E6">
        <w:rPr>
          <w:sz w:val="22"/>
          <w:szCs w:val="22"/>
        </w:rPr>
        <w:t>Init Time:     179.776 seconds</w:t>
      </w:r>
    </w:p>
    <w:p w14:paraId="20AF6B76" w14:textId="05C0FD6B" w:rsidR="009966E8" w:rsidRPr="00C548E6" w:rsidRDefault="009966E8" w:rsidP="0024337B">
      <w:pPr>
        <w:rPr>
          <w:sz w:val="22"/>
          <w:szCs w:val="22"/>
        </w:rPr>
      </w:pPr>
      <w:r w:rsidRPr="00C548E6">
        <w:rPr>
          <w:sz w:val="22"/>
          <w:szCs w:val="22"/>
        </w:rPr>
        <w:t>Run Tim</w:t>
      </w:r>
      <w:r w:rsidR="00D372F9">
        <w:rPr>
          <w:sz w:val="22"/>
          <w:szCs w:val="22"/>
        </w:rPr>
        <w:t>e</w:t>
      </w:r>
      <w:r w:rsidRPr="00C548E6">
        <w:rPr>
          <w:sz w:val="22"/>
          <w:szCs w:val="22"/>
        </w:rPr>
        <w:t>:    9137.924 seconds       25.035 seconds/day</w:t>
      </w:r>
    </w:p>
    <w:p w14:paraId="04BA5DF8" w14:textId="7CF29FC8" w:rsidR="009966E8" w:rsidRPr="00C548E6" w:rsidRDefault="009966E8" w:rsidP="0024337B">
      <w:pPr>
        <w:rPr>
          <w:sz w:val="22"/>
          <w:szCs w:val="22"/>
        </w:rPr>
      </w:pPr>
      <w:r w:rsidRPr="00C548E6">
        <w:rPr>
          <w:sz w:val="22"/>
          <w:szCs w:val="22"/>
        </w:rPr>
        <w:t>Final Time:       0.084 seconds</w:t>
      </w:r>
    </w:p>
    <w:p w14:paraId="781D9A15" w14:textId="7CB3AD3C" w:rsidR="005C3799" w:rsidRPr="00C548E6" w:rsidRDefault="005C3799" w:rsidP="0024337B">
      <w:pPr>
        <w:rPr>
          <w:sz w:val="22"/>
          <w:szCs w:val="22"/>
        </w:rPr>
      </w:pPr>
    </w:p>
    <w:sectPr w:rsidR="005C3799" w:rsidRPr="00C548E6" w:rsidSect="00B85FB4">
      <w:footerReference w:type="even" r:id="rId29"/>
      <w:footerReference w:type="default" r:id="rId30"/>
      <w:pgSz w:w="12240" w:h="15840"/>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iddlemas, Eleanor Anne" w:date="2020-05-14T18:14:00Z" w:initials="MEA">
    <w:p w14:paraId="02DAF4FC" w14:textId="77777777" w:rsidR="00F11722" w:rsidRDefault="00F11722">
      <w:pPr>
        <w:pStyle w:val="CommentText"/>
      </w:pPr>
      <w:r>
        <w:rPr>
          <w:rStyle w:val="CommentReference"/>
        </w:rPr>
        <w:annotationRef/>
      </w:r>
      <w:r>
        <w:t>Other questions:</w:t>
      </w:r>
    </w:p>
    <w:p w14:paraId="21C362A9" w14:textId="77777777" w:rsidR="00F11722" w:rsidRDefault="00F11722" w:rsidP="0053450D">
      <w:pPr>
        <w:pStyle w:val="CommentText"/>
        <w:numPr>
          <w:ilvl w:val="0"/>
          <w:numId w:val="28"/>
        </w:numPr>
      </w:pPr>
      <w:r>
        <w:t xml:space="preserve"> I found it easier to read if instead of referring to “the user” in third person, I just use second person “you” or “</w:t>
      </w:r>
      <w:proofErr w:type="gramStart"/>
      <w:r>
        <w:t>your</w:t>
      </w:r>
      <w:proofErr w:type="gramEnd"/>
      <w:r>
        <w:t>”. Thoughts?</w:t>
      </w:r>
    </w:p>
    <w:p w14:paraId="4FBC17AC" w14:textId="7C0552D9" w:rsidR="00F11722" w:rsidRDefault="00F11722" w:rsidP="0053450D">
      <w:pPr>
        <w:pStyle w:val="CommentText"/>
        <w:numPr>
          <w:ilvl w:val="0"/>
          <w:numId w:val="28"/>
        </w:numPr>
      </w:pPr>
      <w:r>
        <w:t xml:space="preserve"> I have notes at the ends of some steps. Sometimes this can be a little confusing for the notes to be detached from the steps. Thoughts are appreciated. </w:t>
      </w:r>
    </w:p>
  </w:comment>
  <w:comment w:id="12" w:author="Benedict, Jim" w:date="2020-06-04T16:00:00Z" w:initials="BJ">
    <w:p w14:paraId="73EC4F75" w14:textId="4F71B212" w:rsidR="00424658" w:rsidRDefault="00424658">
      <w:pPr>
        <w:pStyle w:val="CommentText"/>
      </w:pPr>
      <w:r>
        <w:rPr>
          <w:rStyle w:val="CommentReference"/>
        </w:rPr>
        <w:annotationRef/>
      </w:r>
      <w:r>
        <w:t>“User” vs. “you”:  I prefer “the user”</w:t>
      </w:r>
      <w:r w:rsidR="00CE12A7">
        <w:t>, but I also think it’s best to avoid both if possible</w:t>
      </w:r>
      <w:proofErr w:type="gramStart"/>
      <w:r w:rsidR="00CE12A7">
        <w:t>:  “</w:t>
      </w:r>
      <w:proofErr w:type="gramEnd"/>
      <w:r w:rsidR="00CE12A7">
        <w:t>Copy A into B/”  in favor of “The user should copy A into B/”.  I did not make any major edits on this topic, though.  Regarding the notes, I’d either keep them at the end of the Steps sections or sprinkle them into the Steps maybe with a different font or a subtle highlight?</w:t>
      </w:r>
    </w:p>
  </w:comment>
  <w:comment w:id="106" w:author="Benedict, Jim" w:date="2020-05-21T16:26:00Z" w:initials="BJ">
    <w:p w14:paraId="0BA43EDB" w14:textId="6935E4F8" w:rsidR="00F11722" w:rsidRDefault="00F11722">
      <w:pPr>
        <w:pStyle w:val="CommentText"/>
      </w:pPr>
      <w:r>
        <w:rPr>
          <w:rStyle w:val="CommentReference"/>
        </w:rPr>
        <w:annotationRef/>
      </w:r>
      <w:r>
        <w:t>This phrasing was unclear to me.</w:t>
      </w:r>
    </w:p>
  </w:comment>
  <w:comment w:id="112" w:author="Benedict, Jim" w:date="2020-05-21T16:27:00Z" w:initials="BJ">
    <w:p w14:paraId="6848A9C8" w14:textId="4FA58DD4" w:rsidR="00F11722" w:rsidRDefault="00F11722">
      <w:pPr>
        <w:pStyle w:val="CommentText"/>
      </w:pPr>
      <w:r>
        <w:rPr>
          <w:rStyle w:val="CommentReference"/>
        </w:rPr>
        <w:annotationRef/>
      </w:r>
      <w:r>
        <w:t>This was also unclear, though I’m less familiar with how cloud locking can be applied to climate change.</w:t>
      </w:r>
    </w:p>
  </w:comment>
  <w:comment w:id="123" w:author="Brian Medeiros" w:date="2021-05-14T11:48:00Z" w:initials="BM">
    <w:p w14:paraId="43BA78C4" w14:textId="6B20319B" w:rsidR="00324720" w:rsidRDefault="00324720">
      <w:pPr>
        <w:pStyle w:val="CommentText"/>
      </w:pPr>
      <w:r>
        <w:rPr>
          <w:rStyle w:val="CommentReference"/>
        </w:rPr>
        <w:annotationRef/>
      </w:r>
      <w:r>
        <w:t>This deletion is because the impact on precipitation is the result of feedbacks through the circulation and altered heating. The radiation scheme does not directly change precipitation.</w:t>
      </w:r>
    </w:p>
  </w:comment>
  <w:comment w:id="125" w:author="Benedict, Jim" w:date="2020-05-21T16:32:00Z" w:initials="BJ">
    <w:p w14:paraId="6AC1345C" w14:textId="6CE1C139" w:rsidR="00F11722" w:rsidRDefault="00F11722">
      <w:pPr>
        <w:pStyle w:val="CommentText"/>
      </w:pPr>
      <w:r>
        <w:rPr>
          <w:rStyle w:val="CommentReference"/>
        </w:rPr>
        <w:annotationRef/>
      </w:r>
      <w:r>
        <w:t>I like the idea of an example.  Here’s an alternative</w:t>
      </w:r>
      <w:proofErr w:type="gramStart"/>
      <w:r>
        <w:t>:  “</w:t>
      </w:r>
      <w:proofErr w:type="gramEnd"/>
      <w:r>
        <w:t>For example, suppose a cloud forms in a particular grid box.  In the control simulation, as in nature, that cloud may alter the radiative flux in ways that—let’s say--heat the grid box in addition to (and separate from) condensational heating.  The resulting atmospheric heating changes the atmospheric properties, including the circulation.  In the cloud locked experiment, cloud properties that may be very different from the predicted cloud field are used to compute the radiative effects of clouds.  It is possible that, for this particular time step and grid box, cloud properties consistent with clear-sky conditions (that is, the absence of cloud condensate) are prescribed such that the original cloud-radiative heating is reversed.  This altered cloud-radiative heating changes the atmospheric properties and circulation in ways that may differ substantially from that predicted by the control run.  Thus, the radiative effects of clouds are decoupled from the climate system.</w:t>
      </w:r>
    </w:p>
  </w:comment>
  <w:comment w:id="126" w:author="Benedict, Jim" w:date="2020-05-22T09:40:00Z" w:initials="BJ">
    <w:p w14:paraId="2BBEAA02" w14:textId="0EFB1B5E" w:rsidR="00F11722" w:rsidRDefault="00F11722">
      <w:pPr>
        <w:pStyle w:val="CommentText"/>
      </w:pPr>
      <w:r>
        <w:rPr>
          <w:rStyle w:val="CommentReference"/>
        </w:rPr>
        <w:annotationRef/>
      </w:r>
      <w:r>
        <w:t>How so?  The costs that I’m aware of are</w:t>
      </w:r>
      <w:proofErr w:type="gramStart"/>
      <w:r>
        <w:t>:  (</w:t>
      </w:r>
      <w:proofErr w:type="gramEnd"/>
      <w:r>
        <w:t xml:space="preserve">1) staging the cloud data, (2) reading the cloud data, and (3) manipulating the cloud data in between jobs.  It seems that sequential locking should reduce (1) and (3), right?  We should discuss.  </w:t>
      </w:r>
    </w:p>
  </w:comment>
  <w:comment w:id="128" w:author="Benedict, Jim" w:date="2020-05-22T09:47:00Z" w:initials="BJ">
    <w:p w14:paraId="6A725F86" w14:textId="69D2E47F" w:rsidR="00F11722" w:rsidRDefault="00F11722">
      <w:pPr>
        <w:pStyle w:val="CommentText"/>
      </w:pPr>
      <w:r>
        <w:rPr>
          <w:rStyle w:val="CommentReference"/>
        </w:rPr>
        <w:annotationRef/>
      </w:r>
      <w:r>
        <w:t>The prescribed single year of cloud data may be sourced from a time period with a highly anomalous cloud distribution (e.g., strong El Niño) which could possibly imprint on the locked simulation.</w:t>
      </w:r>
    </w:p>
  </w:comment>
  <w:comment w:id="147" w:author="Benedict, Jim" w:date="2020-05-22T10:00:00Z" w:initials="BJ">
    <w:p w14:paraId="06A5949E" w14:textId="28DF4852" w:rsidR="00F11722" w:rsidRDefault="00F11722">
      <w:pPr>
        <w:pStyle w:val="CommentText"/>
      </w:pPr>
      <w:r>
        <w:rPr>
          <w:rStyle w:val="CommentReference"/>
        </w:rPr>
        <w:annotationRef/>
      </w:r>
      <w:r>
        <w:t>I wrote this paragraph for a proposal that Amy submitted in April – maybe we can use this here?</w:t>
      </w:r>
    </w:p>
  </w:comment>
  <w:comment w:id="186" w:author="Brian Medeiros" w:date="2021-04-22T10:08:00Z" w:initials="BM">
    <w:p w14:paraId="33027951" w14:textId="62779725" w:rsidR="003613A8" w:rsidRDefault="003613A8">
      <w:pPr>
        <w:pStyle w:val="CommentText"/>
      </w:pPr>
      <w:r>
        <w:rPr>
          <w:rStyle w:val="CommentReference"/>
        </w:rPr>
        <w:annotationRef/>
      </w:r>
      <w:r>
        <w:t xml:space="preserve">We should move these to the </w:t>
      </w:r>
      <w:proofErr w:type="spellStart"/>
      <w:r>
        <w:t>github</w:t>
      </w:r>
      <w:proofErr w:type="spellEnd"/>
      <w:r>
        <w:t xml:space="preserve"> repo in an “examples” directory.</w:t>
      </w:r>
    </w:p>
  </w:comment>
  <w:comment w:id="187" w:author="Brian Medeiros" w:date="2021-04-22T10:09:00Z" w:initials="BM">
    <w:p w14:paraId="687D39F1" w14:textId="07649661" w:rsidR="003613A8" w:rsidRDefault="003613A8">
      <w:pPr>
        <w:pStyle w:val="CommentText"/>
      </w:pPr>
      <w:r>
        <w:rPr>
          <w:rStyle w:val="CommentReference"/>
        </w:rPr>
        <w:annotationRef/>
      </w:r>
      <w:r>
        <w:t xml:space="preserve">Isn’t this already in the </w:t>
      </w:r>
      <w:proofErr w:type="spellStart"/>
      <w:r>
        <w:t>github</w:t>
      </w:r>
      <w:proofErr w:type="spellEnd"/>
      <w:r>
        <w:t xml:space="preserve"> repo?</w:t>
      </w:r>
    </w:p>
  </w:comment>
  <w:comment w:id="229" w:author="Benedict, Jim" w:date="2020-05-22T10:11:00Z" w:initials="BJ">
    <w:p w14:paraId="2DD88295" w14:textId="1C13AA51" w:rsidR="00F11722" w:rsidRDefault="00F11722">
      <w:pPr>
        <w:pStyle w:val="CommentText"/>
      </w:pPr>
      <w:r>
        <w:rPr>
          <w:rStyle w:val="CommentReference"/>
        </w:rPr>
        <w:annotationRef/>
      </w:r>
      <w:r>
        <w:t xml:space="preserve">This (and other paths) will change to our </w:t>
      </w:r>
      <w:proofErr w:type="spellStart"/>
      <w:r>
        <w:t>github</w:t>
      </w:r>
      <w:proofErr w:type="spellEnd"/>
      <w:r>
        <w:t xml:space="preserve"> repo</w:t>
      </w:r>
    </w:p>
  </w:comment>
  <w:comment w:id="278" w:author="Benedict, Jim" w:date="2020-05-22T10:23:00Z" w:initials="BJ">
    <w:p w14:paraId="49008C6C" w14:textId="12E12CA8" w:rsidR="00F11722" w:rsidRDefault="00F11722">
      <w:pPr>
        <w:pStyle w:val="CommentText"/>
      </w:pPr>
      <w:r>
        <w:rPr>
          <w:rStyle w:val="CommentReference"/>
        </w:rPr>
        <w:annotationRef/>
      </w:r>
      <w:r>
        <w:t>Not familiar with this… but I’m curious to know more about it.  Let’s discuss.</w:t>
      </w:r>
    </w:p>
  </w:comment>
  <w:comment w:id="306" w:author="Benedict, Jim" w:date="2020-05-22T10:30:00Z" w:initials="BJ">
    <w:p w14:paraId="43A748AC" w14:textId="07DAB55E" w:rsidR="00F11722" w:rsidRDefault="00F11722">
      <w:pPr>
        <w:pStyle w:val="CommentText"/>
      </w:pPr>
      <w:r>
        <w:rPr>
          <w:rStyle w:val="CommentReference"/>
        </w:rPr>
        <w:annotationRef/>
      </w:r>
      <w:r>
        <w:t>This seems inconsistent with the application of cloud locking to climate change described in the Preface.  Let’s discuss.</w:t>
      </w:r>
    </w:p>
  </w:comment>
  <w:comment w:id="316" w:author="Benedict, Jim" w:date="2020-05-22T10:40:00Z" w:initials="BJ">
    <w:p w14:paraId="54E1FD54" w14:textId="029C7D13" w:rsidR="00F11722" w:rsidRDefault="00F11722">
      <w:pPr>
        <w:pStyle w:val="CommentText"/>
      </w:pPr>
      <w:r>
        <w:rPr>
          <w:rStyle w:val="CommentReference"/>
        </w:rPr>
        <w:annotationRef/>
      </w:r>
      <w:r>
        <w:t>If we want to shorten the manual, this is something we could cut… while helpful, it seems like a lot of detail.  I’d just remove this entire section and just provide the link to cam_nml.html (listed in subsection “v”)</w:t>
      </w:r>
    </w:p>
  </w:comment>
  <w:comment w:id="361" w:author="Benedict, Jim" w:date="2020-05-22T10:52:00Z" w:initials="BJ">
    <w:p w14:paraId="5A3046D3" w14:textId="406FB341" w:rsidR="00F11722" w:rsidRDefault="00F11722">
      <w:pPr>
        <w:pStyle w:val="CommentText"/>
      </w:pPr>
      <w:r>
        <w:rPr>
          <w:rStyle w:val="CommentReference"/>
        </w:rPr>
        <w:annotationRef/>
      </w:r>
      <w:r>
        <w:t>We need a guinea pig to test this!</w:t>
      </w:r>
    </w:p>
  </w:comment>
  <w:comment w:id="380" w:author="Middlemas, Eleanor Anne" w:date="2020-05-14T18:13:00Z" w:initials="MEA">
    <w:p w14:paraId="71AB5176" w14:textId="4F731E21" w:rsidR="00F11722" w:rsidRDefault="00F11722">
      <w:pPr>
        <w:pStyle w:val="CommentText"/>
      </w:pPr>
      <w:r>
        <w:rPr>
          <w:rStyle w:val="CommentReference"/>
        </w:rPr>
        <w:annotationRef/>
      </w:r>
      <w:r>
        <w:t xml:space="preserve">I made this in </w:t>
      </w:r>
      <w:proofErr w:type="spellStart"/>
      <w:r>
        <w:t>powerpoint</w:t>
      </w:r>
      <w:proofErr w:type="spellEnd"/>
      <w:r>
        <w:t xml:space="preserve"> &amp; can easily edit.</w:t>
      </w:r>
    </w:p>
  </w:comment>
  <w:comment w:id="381" w:author="Benedict, Jim" w:date="2020-05-22T11:23:00Z" w:initials="BJ">
    <w:p w14:paraId="4AAB6841" w14:textId="77777777" w:rsidR="00F11722" w:rsidRDefault="00F11722">
      <w:pPr>
        <w:pStyle w:val="CommentText"/>
      </w:pPr>
      <w:r>
        <w:rPr>
          <w:rStyle w:val="CommentReference"/>
        </w:rPr>
        <w:annotationRef/>
      </w:r>
      <w:r>
        <w:t>This is great, but a few questions:</w:t>
      </w:r>
      <w:r>
        <w:br/>
        <w:t>1) In the “/</w:t>
      </w:r>
      <w:proofErr w:type="spellStart"/>
      <w:r>
        <w:t>symlinks</w:t>
      </w:r>
      <w:proofErr w:type="spellEnd"/>
      <w:r>
        <w:t>” box, maybe say:  365 symbolic links pointing to each file in /</w:t>
      </w:r>
      <w:proofErr w:type="spellStart"/>
      <w:r>
        <w:t>dataFiles</w:t>
      </w:r>
      <w:proofErr w:type="spellEnd"/>
    </w:p>
    <w:p w14:paraId="6A0E3B82" w14:textId="77777777" w:rsidR="00F11722" w:rsidRDefault="00F11722">
      <w:pPr>
        <w:pStyle w:val="CommentText"/>
      </w:pPr>
      <w:r>
        <w:t xml:space="preserve">2) The little note above </w:t>
      </w:r>
      <w:proofErr w:type="spellStart"/>
      <w:r>
        <w:t>user_nl_cam</w:t>
      </w:r>
      <w:proofErr w:type="spellEnd"/>
      <w:r>
        <w:t xml:space="preserve">:  I’d remove or reword </w:t>
      </w:r>
      <w:proofErr w:type="gramStart"/>
      <w:r>
        <w:t>that..?</w:t>
      </w:r>
      <w:proofErr w:type="gramEnd"/>
      <w:r>
        <w:t xml:space="preserve">  One </w:t>
      </w:r>
      <w:proofErr w:type="spellStart"/>
      <w:r>
        <w:t>namelist</w:t>
      </w:r>
      <w:proofErr w:type="spellEnd"/>
      <w:r>
        <w:t xml:space="preserve"> variable specifies the /</w:t>
      </w:r>
      <w:proofErr w:type="spellStart"/>
      <w:r>
        <w:t>symlinks</w:t>
      </w:r>
      <w:proofErr w:type="spellEnd"/>
      <w:r>
        <w:t xml:space="preserve"> directory path, another specifies that first file that that model should “look at” to try to find the current model date.</w:t>
      </w:r>
    </w:p>
    <w:p w14:paraId="11498DC5" w14:textId="77777777" w:rsidR="00DE44F3" w:rsidRDefault="00DE44F3">
      <w:pPr>
        <w:pStyle w:val="CommentText"/>
      </w:pPr>
    </w:p>
    <w:p w14:paraId="1518F547" w14:textId="377CF348" w:rsidR="00DE44F3" w:rsidRDefault="00DE44F3">
      <w:pPr>
        <w:pStyle w:val="CommentText"/>
      </w:pPr>
      <w:r>
        <w:t xml:space="preserve">Also, add one more leading zero to the </w:t>
      </w:r>
      <w:proofErr w:type="spellStart"/>
      <w:r>
        <w:t>symlink</w:t>
      </w:r>
      <w:proofErr w:type="spellEnd"/>
      <w:r>
        <w:t xml:space="preserve"> file names so it’s consistent with Step 4’s 1b?</w:t>
      </w:r>
    </w:p>
  </w:comment>
  <w:comment w:id="408" w:author="Benedict, Jim" w:date="2020-06-03T16:51:00Z" w:initials="BJ">
    <w:p w14:paraId="52B2B4DF" w14:textId="737A7449" w:rsidR="00F11722" w:rsidRDefault="00F11722">
      <w:pPr>
        <w:pStyle w:val="CommentText"/>
      </w:pPr>
      <w:r>
        <w:rPr>
          <w:rStyle w:val="CommentReference"/>
        </w:rPr>
        <w:annotationRef/>
      </w:r>
      <w:r>
        <w:t>Unclear to me…?</w:t>
      </w:r>
    </w:p>
  </w:comment>
  <w:comment w:id="410" w:author="Middlemas, Eleanor Anne" w:date="2020-05-14T18:12:00Z" w:initials="MEA">
    <w:p w14:paraId="114503EE" w14:textId="23A794D6" w:rsidR="00F11722" w:rsidRDefault="00F11722">
      <w:pPr>
        <w:pStyle w:val="CommentText"/>
      </w:pPr>
      <w:r>
        <w:rPr>
          <w:rStyle w:val="CommentReference"/>
        </w:rPr>
        <w:annotationRef/>
      </w:r>
      <w:r>
        <w:rPr>
          <w:rStyle w:val="CommentReference"/>
        </w:rPr>
        <w:t>Could use Jim’s input on how to instruct users. Should it be a different “step”?</w:t>
      </w:r>
    </w:p>
  </w:comment>
  <w:comment w:id="451" w:author="Benedict, Jim" w:date="2020-06-04T08:04:00Z" w:initials="BJ">
    <w:p w14:paraId="156DD100" w14:textId="2251415A" w:rsidR="00F11722" w:rsidRDefault="00F11722">
      <w:pPr>
        <w:pStyle w:val="CommentText"/>
      </w:pPr>
      <w:r>
        <w:rPr>
          <w:rStyle w:val="CommentReference"/>
        </w:rPr>
        <w:annotationRef/>
      </w:r>
      <w:r>
        <w:t xml:space="preserve">Eleanor – did you get 365 files to work?  I seem to recall running into errors because the model was “looking” for bracketed dates on the first/last time step.  If the model uses cyclic conditions in time, that might be okay since </w:t>
      </w:r>
      <w:proofErr w:type="spellStart"/>
      <w:r>
        <w:t>all time</w:t>
      </w:r>
      <w:proofErr w:type="spellEnd"/>
      <w:r>
        <w:t xml:space="preserve"> steps are randomized anyways.</w:t>
      </w:r>
    </w:p>
  </w:comment>
  <w:comment w:id="455" w:author="Benedict, Jim" w:date="2020-06-04T08:10:00Z" w:initials="BJ">
    <w:p w14:paraId="447A22EA" w14:textId="17DB408E" w:rsidR="00F11722" w:rsidRDefault="00F11722">
      <w:pPr>
        <w:pStyle w:val="CommentText"/>
      </w:pPr>
      <w:r>
        <w:rPr>
          <w:rStyle w:val="CommentReference"/>
        </w:rPr>
        <w:annotationRef/>
      </w:r>
      <w:r>
        <w:t>Should this be 365 to be consistent with previous paragraph?</w:t>
      </w:r>
    </w:p>
  </w:comment>
  <w:comment w:id="492" w:author="Benedict, Jim" w:date="2020-06-04T08:38:00Z" w:initials="BJ">
    <w:p w14:paraId="2C8389F2" w14:textId="5460B723" w:rsidR="00193E7D" w:rsidRDefault="00193E7D">
      <w:pPr>
        <w:pStyle w:val="CommentText"/>
      </w:pPr>
      <w:r>
        <w:rPr>
          <w:rStyle w:val="CommentReference"/>
        </w:rPr>
        <w:annotationRef/>
      </w:r>
      <w:r>
        <w:t>I wonder if this directory naming could be clearer – I’ve struggled to come up with something clearer</w:t>
      </w:r>
      <w:r w:rsidR="00A077CC">
        <w:t xml:space="preserve">… maybe </w:t>
      </w:r>
      <w:proofErr w:type="gramStart"/>
      <w:r w:rsidR="00A077CC">
        <w:t>this?:</w:t>
      </w:r>
      <w:proofErr w:type="gramEnd"/>
      <w:r w:rsidR="002D7AFD">
        <w:t xml:space="preserve"> </w:t>
      </w:r>
    </w:p>
    <w:p w14:paraId="0A67D28F" w14:textId="519CF141" w:rsidR="00A077CC" w:rsidRDefault="00A077CC">
      <w:pPr>
        <w:pStyle w:val="CommentText"/>
      </w:pPr>
      <w:r>
        <w:rPr>
          <w:noProof/>
        </w:rPr>
        <w:drawing>
          <wp:inline distT="0" distB="0" distL="0" distR="0" wp14:anchorId="0CE038B0" wp14:editId="5DBA8BB6">
            <wp:extent cx="2793532" cy="215476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4 at 10.00.37 AM.png"/>
                    <pic:cNvPicPr/>
                  </pic:nvPicPr>
                  <pic:blipFill>
                    <a:blip r:embed="rId1">
                      <a:extLst>
                        <a:ext uri="{28A0092B-C50C-407E-A947-70E740481C1C}">
                          <a14:useLocalDpi xmlns:a14="http://schemas.microsoft.com/office/drawing/2010/main" val="0"/>
                        </a:ext>
                      </a:extLst>
                    </a:blip>
                    <a:stretch>
                      <a:fillRect/>
                    </a:stretch>
                  </pic:blipFill>
                  <pic:spPr>
                    <a:xfrm>
                      <a:off x="0" y="0"/>
                      <a:ext cx="2833657" cy="2185717"/>
                    </a:xfrm>
                    <a:prstGeom prst="rect">
                      <a:avLst/>
                    </a:prstGeom>
                  </pic:spPr>
                </pic:pic>
              </a:graphicData>
            </a:graphic>
          </wp:inline>
        </w:drawing>
      </w:r>
    </w:p>
    <w:p w14:paraId="6541EC60" w14:textId="52A7E74A" w:rsidR="00A077CC" w:rsidRDefault="00A077CC">
      <w:pPr>
        <w:pStyle w:val="CommentText"/>
      </w:pPr>
      <w:r>
        <w:t>This may clarify the differences between the original unlocked run that generated the 2-hrly cloud data and the subsequent runs using locking.  It also indicates that multiple locked runs can use the same prescribed-cloud data (in this case, from B1850_notLocked).  Just a suggestion.</w:t>
      </w:r>
    </w:p>
  </w:comment>
  <w:comment w:id="493" w:author="Middlemas, Eleanor Anne" w:date="2020-05-14T18:09:00Z" w:initials="MEA">
    <w:p w14:paraId="3A19A60B" w14:textId="3EBF224A" w:rsidR="00F11722" w:rsidRDefault="00F11722" w:rsidP="00953B27">
      <w:pPr>
        <w:pStyle w:val="CommentText"/>
      </w:pPr>
      <w:r>
        <w:t xml:space="preserve">Anne had some issues with </w:t>
      </w:r>
      <w:proofErr w:type="spellStart"/>
      <w:r>
        <w:t>sequenceCloudData.ncl</w:t>
      </w:r>
      <w:proofErr w:type="spellEnd"/>
      <w:r>
        <w:t xml:space="preserve"> because she tried locking only 2 years of shuffled clouds instead of 3. </w:t>
      </w:r>
      <w:proofErr w:type="gramStart"/>
      <w:r>
        <w:t>Apparently</w:t>
      </w:r>
      <w:proofErr w:type="gramEnd"/>
      <w:r>
        <w:t xml:space="preserve"> there are some hard-coded variables in </w:t>
      </w:r>
      <w:proofErr w:type="spellStart"/>
      <w:r>
        <w:t>sequenceCloudData.ncl</w:t>
      </w:r>
      <w:proofErr w:type="spellEnd"/>
      <w:r>
        <w:t xml:space="preserve"> that correspond to the third year of the simulation. Not sure if we should automate this (happy to try) or if we should just instruct the user on how to change the script.</w:t>
      </w:r>
    </w:p>
    <w:p w14:paraId="7F834AD2" w14:textId="77777777" w:rsidR="00F11722" w:rsidRDefault="00F11722" w:rsidP="00953B27">
      <w:pPr>
        <w:pStyle w:val="CommentText"/>
      </w:pPr>
    </w:p>
    <w:p w14:paraId="4D21D012" w14:textId="0503D807" w:rsidR="00F11722" w:rsidRDefault="00F11722" w:rsidP="00953B27">
      <w:pPr>
        <w:pStyle w:val="CommentText"/>
      </w:pPr>
      <w:r>
        <w:rPr>
          <w:rStyle w:val="CommentReference"/>
        </w:rPr>
        <w:annotationRef/>
      </w:r>
      <w:r>
        <w:t>From Anne</w:t>
      </w:r>
      <w:proofErr w:type="gramStart"/>
      <w:r>
        <w:t>: ”I</w:t>
      </w:r>
      <w:proofErr w:type="gramEnd"/>
      <w:r>
        <w:t xml:space="preserve"> had to make a couple adjustments in </w:t>
      </w:r>
      <w:proofErr w:type="spellStart"/>
      <w:r>
        <w:t>sequenceCloudData.ncl</w:t>
      </w:r>
      <w:proofErr w:type="spellEnd"/>
      <w:r>
        <w:t xml:space="preserve"> when using only two years of data for shuffling instead of three. </w:t>
      </w:r>
    </w:p>
    <w:p w14:paraId="30C37B47" w14:textId="4C6456B9" w:rsidR="00F11722" w:rsidRDefault="00F11722" w:rsidP="00953B27">
      <w:pPr>
        <w:pStyle w:val="CommentText"/>
      </w:pPr>
      <w:r>
        <w:t>I removed ‘fRaw3’ around lines 407,472,520 (possibly more?). I assume you could also put in more years this way if you wanted.”</w:t>
      </w:r>
    </w:p>
  </w:comment>
  <w:comment w:id="495" w:author="Benedict, Jim" w:date="2020-06-04T13:12:00Z" w:initials="BJ">
    <w:p w14:paraId="57CDD531" w14:textId="41299AD4" w:rsidR="007B615A" w:rsidRDefault="007B615A">
      <w:pPr>
        <w:pStyle w:val="CommentText"/>
      </w:pPr>
      <w:r>
        <w:rPr>
          <w:rStyle w:val="CommentReference"/>
        </w:rPr>
        <w:annotationRef/>
      </w:r>
      <w:r>
        <w:t xml:space="preserve">I don’t recall exactly how long running the -initial- iteration of </w:t>
      </w:r>
      <w:proofErr w:type="spellStart"/>
      <w:r>
        <w:t>sequenceCloudData.ncl</w:t>
      </w:r>
      <w:proofErr w:type="spellEnd"/>
      <w:r>
        <w:t xml:space="preserve"> took when I ran on Casper, but it was definitely less than 6 </w:t>
      </w:r>
      <w:proofErr w:type="spellStart"/>
      <w:r>
        <w:t>hr</w:t>
      </w:r>
      <w:proofErr w:type="spellEnd"/>
      <w:r>
        <w:t xml:space="preserve"> because that was the time </w:t>
      </w:r>
      <w:proofErr w:type="gramStart"/>
      <w:r>
        <w:t>limit</w:t>
      </w:r>
      <w:proofErr w:type="gramEnd"/>
      <w:r>
        <w:t xml:space="preserve"> I had set.  I have a little c-shell script that I can post to GitHub for users.</w:t>
      </w:r>
    </w:p>
  </w:comment>
  <w:comment w:id="574" w:author="Benedict, Jim" w:date="2020-06-04T15:14:00Z" w:initials="BJ">
    <w:p w14:paraId="4D13616E" w14:textId="667929D8" w:rsidR="00C30F03" w:rsidRDefault="00C30F03">
      <w:pPr>
        <w:pStyle w:val="CommentText"/>
      </w:pPr>
      <w:r>
        <w:rPr>
          <w:rStyle w:val="CommentReference"/>
        </w:rPr>
        <w:annotationRef/>
      </w:r>
      <w:r w:rsidRPr="00C30F03">
        <w:rPr>
          <w:highlight w:val="yellow"/>
        </w:rPr>
        <w:t>Eleanor - curious to know if you got the locked runs to work with 365 staged cloud data files, not 367.  Let’s discuss.</w:t>
      </w:r>
    </w:p>
  </w:comment>
  <w:comment w:id="608" w:author="Middlemas, Eleanor Anne" w:date="2020-05-14T18:15:00Z" w:initials="MEA">
    <w:p w14:paraId="0D3B33A8" w14:textId="0ABB985C" w:rsidR="00F11722" w:rsidRDefault="00F11722">
      <w:pPr>
        <w:pStyle w:val="CommentText"/>
      </w:pPr>
      <w:r>
        <w:rPr>
          <w:rStyle w:val="CommentReference"/>
        </w:rPr>
        <w:annotationRef/>
      </w:r>
      <w:r>
        <w:t>Would like to add a pointer to some official diagnostics (in progress)</w:t>
      </w:r>
    </w:p>
  </w:comment>
  <w:comment w:id="635" w:author="Benedict, Jim" w:date="2020-06-04T15:42:00Z" w:initials="BJ">
    <w:p w14:paraId="1CAE0AE5" w14:textId="2BCC1EB8" w:rsidR="00655E44" w:rsidRDefault="00655E44">
      <w:pPr>
        <w:pStyle w:val="CommentText"/>
      </w:pPr>
      <w:r>
        <w:rPr>
          <w:rStyle w:val="CommentReference"/>
        </w:rPr>
        <w:annotationRef/>
      </w:r>
      <w:r>
        <w:t>I don’t have much experience with this so I can’t comment on it.</w:t>
      </w:r>
    </w:p>
  </w:comment>
  <w:comment w:id="636" w:author="Middlemas, Eleanor Anne" w:date="2020-05-14T18:15:00Z" w:initials="MEA">
    <w:p w14:paraId="0D018A11" w14:textId="6F1203A2" w:rsidR="00F11722" w:rsidRDefault="00F11722">
      <w:pPr>
        <w:pStyle w:val="CommentText"/>
      </w:pPr>
      <w:r>
        <w:rPr>
          <w:rStyle w:val="CommentReference"/>
        </w:rPr>
        <w:annotationRef/>
      </w:r>
      <w:r>
        <w:rPr>
          <w:rStyle w:val="CommentReference"/>
        </w:rPr>
        <w:t xml:space="preserve">Needs to be cleaned up or generalized… </w:t>
      </w:r>
    </w:p>
  </w:comment>
  <w:comment w:id="638" w:author="Benedict, Jim" w:date="2020-06-04T15:44:00Z" w:initials="BJ">
    <w:p w14:paraId="3481E912" w14:textId="275D23BB" w:rsidR="00AF4812" w:rsidRDefault="00AF4812">
      <w:pPr>
        <w:pStyle w:val="CommentText"/>
      </w:pPr>
      <w:r>
        <w:rPr>
          <w:rStyle w:val="CommentReference"/>
        </w:rPr>
        <w:annotationRef/>
      </w:r>
      <w:r>
        <w:t>Let’s post your case directory (or a subset of it) to GitHub so users can see env_mach_pes.xml, the timing files, and the other setup files (e.g., env_run.xml).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BC17AC" w15:done="0"/>
  <w15:commentEx w15:paraId="73EC4F75" w15:paraIdParent="4FBC17AC" w15:done="0"/>
  <w15:commentEx w15:paraId="0BA43EDB" w15:done="0"/>
  <w15:commentEx w15:paraId="6848A9C8" w15:done="0"/>
  <w15:commentEx w15:paraId="43BA78C4" w15:done="0"/>
  <w15:commentEx w15:paraId="6AC1345C" w15:done="0"/>
  <w15:commentEx w15:paraId="2BBEAA02" w15:done="0"/>
  <w15:commentEx w15:paraId="6A725F86" w15:done="0"/>
  <w15:commentEx w15:paraId="06A5949E" w15:done="0"/>
  <w15:commentEx w15:paraId="33027951" w15:done="0"/>
  <w15:commentEx w15:paraId="687D39F1" w15:done="0"/>
  <w15:commentEx w15:paraId="2DD88295" w15:done="0"/>
  <w15:commentEx w15:paraId="49008C6C" w15:done="0"/>
  <w15:commentEx w15:paraId="43A748AC" w15:done="0"/>
  <w15:commentEx w15:paraId="54E1FD54" w15:done="0"/>
  <w15:commentEx w15:paraId="5A3046D3" w15:done="0"/>
  <w15:commentEx w15:paraId="71AB5176" w15:done="0"/>
  <w15:commentEx w15:paraId="1518F547" w15:done="0"/>
  <w15:commentEx w15:paraId="52B2B4DF" w15:done="0"/>
  <w15:commentEx w15:paraId="114503EE" w15:done="0"/>
  <w15:commentEx w15:paraId="156DD100" w15:done="0"/>
  <w15:commentEx w15:paraId="447A22EA" w15:done="0"/>
  <w15:commentEx w15:paraId="6541EC60" w15:done="0"/>
  <w15:commentEx w15:paraId="30C37B47" w15:done="0"/>
  <w15:commentEx w15:paraId="57CDD531" w15:done="0"/>
  <w15:commentEx w15:paraId="4D13616E" w15:done="0"/>
  <w15:commentEx w15:paraId="0D3B33A8" w15:done="0"/>
  <w15:commentEx w15:paraId="1CAE0AE5" w15:done="0"/>
  <w15:commentEx w15:paraId="0D018A11" w15:done="0"/>
  <w15:commentEx w15:paraId="3481E9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08F0" w16cex:dateUtc="2020-05-15T00:14:00Z"/>
  <w16cex:commentExtensible w16cex:durableId="2448E214" w16cex:dateUtc="2021-05-14T17:48:00Z"/>
  <w16cex:commentExtensible w16cex:durableId="242BC9B1" w16cex:dateUtc="2021-04-22T16:08:00Z"/>
  <w16cex:commentExtensible w16cex:durableId="242BC9EC" w16cex:dateUtc="2021-04-22T16:09:00Z"/>
  <w16cex:commentExtensible w16cex:durableId="226808CF" w16cex:dateUtc="2020-05-15T00:13:00Z"/>
  <w16cex:commentExtensible w16cex:durableId="2268089F" w16cex:dateUtc="2020-05-15T00:12:00Z"/>
  <w16cex:commentExtensible w16cex:durableId="226807F2" w16cex:dateUtc="2020-05-15T00:09:00Z"/>
  <w16cex:commentExtensible w16cex:durableId="22680951" w16cex:dateUtc="2020-05-15T00:15:00Z"/>
  <w16cex:commentExtensible w16cex:durableId="2268093F" w16cex:dateUtc="2020-05-15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BC17AC" w16cid:durableId="226808F0"/>
  <w16cid:commentId w16cid:paraId="73EC4F75" w16cid:durableId="22839932"/>
  <w16cid:commentId w16cid:paraId="0BA43EDB" w16cid:durableId="22712A2D"/>
  <w16cid:commentId w16cid:paraId="6848A9C8" w16cid:durableId="22712A79"/>
  <w16cid:commentId w16cid:paraId="43BA78C4" w16cid:durableId="2448E214"/>
  <w16cid:commentId w16cid:paraId="6AC1345C" w16cid:durableId="22712BAC"/>
  <w16cid:commentId w16cid:paraId="2BBEAA02" w16cid:durableId="22721CA1"/>
  <w16cid:commentId w16cid:paraId="6A725F86" w16cid:durableId="22721E1E"/>
  <w16cid:commentId w16cid:paraId="06A5949E" w16cid:durableId="22722120"/>
  <w16cid:commentId w16cid:paraId="33027951" w16cid:durableId="242BC9B1"/>
  <w16cid:commentId w16cid:paraId="687D39F1" w16cid:durableId="242BC9EC"/>
  <w16cid:commentId w16cid:paraId="2DD88295" w16cid:durableId="227223B8"/>
  <w16cid:commentId w16cid:paraId="49008C6C" w16cid:durableId="22722696"/>
  <w16cid:commentId w16cid:paraId="43A748AC" w16cid:durableId="2272285D"/>
  <w16cid:commentId w16cid:paraId="54E1FD54" w16cid:durableId="22722A9C"/>
  <w16cid:commentId w16cid:paraId="5A3046D3" w16cid:durableId="22722D62"/>
  <w16cid:commentId w16cid:paraId="71AB5176" w16cid:durableId="226808CF"/>
  <w16cid:commentId w16cid:paraId="1518F547" w16cid:durableId="227234AF"/>
  <w16cid:commentId w16cid:paraId="52B2B4DF" w16cid:durableId="22825380"/>
  <w16cid:commentId w16cid:paraId="114503EE" w16cid:durableId="2268089F"/>
  <w16cid:commentId w16cid:paraId="156DD100" w16cid:durableId="2283297D"/>
  <w16cid:commentId w16cid:paraId="447A22EA" w16cid:durableId="22832B04"/>
  <w16cid:commentId w16cid:paraId="6541EC60" w16cid:durableId="2283318F"/>
  <w16cid:commentId w16cid:paraId="30C37B47" w16cid:durableId="226807F2"/>
  <w16cid:commentId w16cid:paraId="57CDD531" w16cid:durableId="228371B9"/>
  <w16cid:commentId w16cid:paraId="4D13616E" w16cid:durableId="22838E6F"/>
  <w16cid:commentId w16cid:paraId="0D3B33A8" w16cid:durableId="22680951"/>
  <w16cid:commentId w16cid:paraId="1CAE0AE5" w16cid:durableId="228394DA"/>
  <w16cid:commentId w16cid:paraId="0D018A11" w16cid:durableId="2268093F"/>
  <w16cid:commentId w16cid:paraId="3481E912" w16cid:durableId="22839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10F0C" w14:textId="77777777" w:rsidR="000B13C8" w:rsidRDefault="000B13C8" w:rsidP="00C27581">
      <w:r>
        <w:separator/>
      </w:r>
    </w:p>
  </w:endnote>
  <w:endnote w:type="continuationSeparator" w:id="0">
    <w:p w14:paraId="662E300A" w14:textId="77777777" w:rsidR="000B13C8" w:rsidRDefault="000B13C8" w:rsidP="00C27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enlo">
    <w:altName w:val="﷽﷽﷽﷽﷽﷽ꂀ͇怀"/>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5813786"/>
      <w:docPartObj>
        <w:docPartGallery w:val="Page Numbers (Bottom of Page)"/>
        <w:docPartUnique/>
      </w:docPartObj>
    </w:sdtPr>
    <w:sdtEndPr>
      <w:rPr>
        <w:rStyle w:val="PageNumber"/>
      </w:rPr>
    </w:sdtEndPr>
    <w:sdtContent>
      <w:p w14:paraId="54F48F2B" w14:textId="42B73112" w:rsidR="00F11722" w:rsidRDefault="00F11722" w:rsidP="00A51B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53EB87" w14:textId="77777777" w:rsidR="00F11722" w:rsidRDefault="00F117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5996086"/>
      <w:docPartObj>
        <w:docPartGallery w:val="Page Numbers (Bottom of Page)"/>
        <w:docPartUnique/>
      </w:docPartObj>
    </w:sdtPr>
    <w:sdtEndPr>
      <w:rPr>
        <w:rStyle w:val="PageNumber"/>
      </w:rPr>
    </w:sdtEndPr>
    <w:sdtContent>
      <w:p w14:paraId="1A46693A" w14:textId="1B12E9CD" w:rsidR="00F11722" w:rsidRDefault="00F11722" w:rsidP="00A51B87">
        <w:pPr>
          <w:pStyle w:val="Footer"/>
          <w:framePr w:wrap="none" w:vAnchor="text" w:hAnchor="margin" w:xAlign="center" w:y="1"/>
          <w:rPr>
            <w:rStyle w:val="PageNumber"/>
          </w:rPr>
        </w:pPr>
        <w:r w:rsidRPr="00BE6D86">
          <w:rPr>
            <w:rStyle w:val="PageNumber"/>
            <w:rFonts w:ascii="Times New Roman" w:hAnsi="Times New Roman" w:cs="Times New Roman"/>
          </w:rPr>
          <w:fldChar w:fldCharType="begin"/>
        </w:r>
        <w:r w:rsidRPr="00BE6D86">
          <w:rPr>
            <w:rStyle w:val="PageNumber"/>
            <w:rFonts w:ascii="Times New Roman" w:hAnsi="Times New Roman" w:cs="Times New Roman"/>
          </w:rPr>
          <w:instrText xml:space="preserve"> PAGE </w:instrText>
        </w:r>
        <w:r w:rsidRPr="00BE6D86">
          <w:rPr>
            <w:rStyle w:val="PageNumber"/>
            <w:rFonts w:ascii="Times New Roman" w:hAnsi="Times New Roman" w:cs="Times New Roman"/>
          </w:rPr>
          <w:fldChar w:fldCharType="separate"/>
        </w:r>
        <w:r w:rsidRPr="00BE6D86">
          <w:rPr>
            <w:rStyle w:val="PageNumber"/>
            <w:rFonts w:ascii="Times New Roman" w:hAnsi="Times New Roman" w:cs="Times New Roman"/>
            <w:noProof/>
          </w:rPr>
          <w:t>5</w:t>
        </w:r>
        <w:r w:rsidRPr="00BE6D86">
          <w:rPr>
            <w:rStyle w:val="PageNumber"/>
            <w:rFonts w:ascii="Times New Roman" w:hAnsi="Times New Roman" w:cs="Times New Roman"/>
          </w:rPr>
          <w:fldChar w:fldCharType="end"/>
        </w:r>
      </w:p>
    </w:sdtContent>
  </w:sdt>
  <w:p w14:paraId="782EC68C" w14:textId="77777777" w:rsidR="00F11722" w:rsidRDefault="00F11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F8784" w14:textId="77777777" w:rsidR="000B13C8" w:rsidRDefault="000B13C8" w:rsidP="00C27581">
      <w:r>
        <w:separator/>
      </w:r>
    </w:p>
  </w:footnote>
  <w:footnote w:type="continuationSeparator" w:id="0">
    <w:p w14:paraId="58EF3AEA" w14:textId="77777777" w:rsidR="000B13C8" w:rsidRDefault="000B13C8" w:rsidP="00C27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92582"/>
    <w:multiLevelType w:val="multilevel"/>
    <w:tmpl w:val="0986C35A"/>
    <w:lvl w:ilvl="0">
      <w:start w:val="1"/>
      <w:numFmt w:val="bullet"/>
      <w:lvlText w:val="o"/>
      <w:lvlJc w:val="left"/>
      <w:pPr>
        <w:ind w:left="54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3F15AC"/>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44B72AF"/>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EDA02DD"/>
    <w:multiLevelType w:val="hybridMultilevel"/>
    <w:tmpl w:val="EFFEAB88"/>
    <w:lvl w:ilvl="0" w:tplc="4FBEC01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94A62"/>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4557F"/>
    <w:multiLevelType w:val="hybridMultilevel"/>
    <w:tmpl w:val="F900393C"/>
    <w:lvl w:ilvl="0" w:tplc="0409000F">
      <w:start w:val="1"/>
      <w:numFmt w:val="decimal"/>
      <w:lvlText w:val="%1."/>
      <w:lvlJc w:val="left"/>
      <w:pPr>
        <w:ind w:left="720" w:hanging="360"/>
      </w:pPr>
      <w:rPr>
        <w:rFonts w:hint="default"/>
      </w:rPr>
    </w:lvl>
    <w:lvl w:ilvl="1" w:tplc="35AA1F28">
      <w:start w:val="1"/>
      <w:numFmt w:val="lowerLetter"/>
      <w:lvlText w:val="%2."/>
      <w:lvlJc w:val="left"/>
      <w:pPr>
        <w:ind w:left="1440" w:hanging="360"/>
      </w:pPr>
      <w:rPr>
        <w:rFonts w:ascii="Calibri" w:hAnsi="Calibri" w:hint="default"/>
      </w:rPr>
    </w:lvl>
    <w:lvl w:ilvl="2" w:tplc="25D6FEDA">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C666A"/>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C0336"/>
    <w:multiLevelType w:val="multilevel"/>
    <w:tmpl w:val="0B7AA79E"/>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5A44CE3"/>
    <w:multiLevelType w:val="hybridMultilevel"/>
    <w:tmpl w:val="7032B074"/>
    <w:lvl w:ilvl="0" w:tplc="2ABAA8E8">
      <w:numFmt w:val="bullet"/>
      <w:lvlText w:val="-"/>
      <w:lvlJc w:val="left"/>
      <w:pPr>
        <w:ind w:left="420" w:hanging="360"/>
      </w:pPr>
      <w:rPr>
        <w:rFonts w:ascii="Calibri" w:eastAsiaTheme="minorHAnsi" w:hAnsi="Calibri" w:cstheme="minorBidi" w:hint="default"/>
        <w:sz w:val="24"/>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6CF1628"/>
    <w:multiLevelType w:val="multilevel"/>
    <w:tmpl w:val="467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E1001"/>
    <w:multiLevelType w:val="multilevel"/>
    <w:tmpl w:val="116814C2"/>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8614DC8"/>
    <w:multiLevelType w:val="hybridMultilevel"/>
    <w:tmpl w:val="055CF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56C80"/>
    <w:multiLevelType w:val="hybridMultilevel"/>
    <w:tmpl w:val="8C4CCB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C84F28"/>
    <w:multiLevelType w:val="hybridMultilevel"/>
    <w:tmpl w:val="C64C0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C3E74"/>
    <w:multiLevelType w:val="hybridMultilevel"/>
    <w:tmpl w:val="26AE5A54"/>
    <w:lvl w:ilvl="0" w:tplc="D15C45CA">
      <w:start w:val="1"/>
      <w:numFmt w:val="lowerLetter"/>
      <w:lvlText w:val="%1."/>
      <w:lvlJc w:val="left"/>
      <w:pPr>
        <w:ind w:left="1080" w:hanging="360"/>
      </w:pPr>
      <w:rPr>
        <w:rFonts w:asciiTheme="minorHAnsi" w:eastAsiaTheme="minorHAnsi" w:hAnsiTheme="minorHAnsi" w:cstheme="minorBidi"/>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8B2CA9"/>
    <w:multiLevelType w:val="hybridMultilevel"/>
    <w:tmpl w:val="0594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8598B"/>
    <w:multiLevelType w:val="hybridMultilevel"/>
    <w:tmpl w:val="778A78FC"/>
    <w:lvl w:ilvl="0" w:tplc="04090011">
      <w:start w:val="1"/>
      <w:numFmt w:val="decimal"/>
      <w:lvlText w:val="%1)"/>
      <w:lvlJc w:val="left"/>
      <w:pPr>
        <w:ind w:left="720" w:hanging="360"/>
      </w:pPr>
      <w:rPr>
        <w:rFonts w:hint="default"/>
      </w:rPr>
    </w:lvl>
    <w:lvl w:ilvl="1" w:tplc="B658D00C">
      <w:start w:val="1"/>
      <w:numFmt w:val="lowerLetter"/>
      <w:lvlText w:val="%2."/>
      <w:lvlJc w:val="left"/>
      <w:pPr>
        <w:ind w:left="1440" w:hanging="360"/>
      </w:pPr>
      <w:rPr>
        <w:rFonts w:asciiTheme="minorHAnsi" w:hAnsiTheme="minorHAnsi" w:cstheme="minorHAnsi" w:hint="default"/>
      </w:rPr>
    </w:lvl>
    <w:lvl w:ilvl="2" w:tplc="68AAA204">
      <w:start w:val="1"/>
      <w:numFmt w:val="lowerRoman"/>
      <w:lvlText w:val="%3."/>
      <w:lvlJc w:val="right"/>
      <w:pPr>
        <w:ind w:left="2160" w:hanging="180"/>
      </w:pPr>
      <w:rPr>
        <w:rFonts w:asciiTheme="minorHAnsi" w:hAnsiTheme="minorHAnsi" w:cs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C623D"/>
    <w:multiLevelType w:val="multilevel"/>
    <w:tmpl w:val="24403418"/>
    <w:lvl w:ilvl="0">
      <w:start w:val="1"/>
      <w:numFmt w:val="decimal"/>
      <w:lvlText w:val="%1."/>
      <w:lvlJc w:val="left"/>
      <w:pPr>
        <w:tabs>
          <w:tab w:val="num" w:pos="540"/>
        </w:tabs>
        <w:ind w:left="54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BE535A8"/>
    <w:multiLevelType w:val="hybridMultilevel"/>
    <w:tmpl w:val="9162D5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251D8">
      <w:start w:val="1"/>
      <w:numFmt w:val="decimal"/>
      <w:lvlText w:val="%4."/>
      <w:lvlJc w:val="left"/>
      <w:pPr>
        <w:ind w:left="2880" w:hanging="360"/>
      </w:pPr>
      <w:rPr>
        <w:rFonts w:ascii="Calibri" w:hAnsi="Calibri" w:hint="default"/>
      </w:rPr>
    </w:lvl>
    <w:lvl w:ilvl="4" w:tplc="93B85D4E">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34285"/>
    <w:multiLevelType w:val="hybridMultilevel"/>
    <w:tmpl w:val="54548FE4"/>
    <w:lvl w:ilvl="0" w:tplc="9B34BD44">
      <w:start w:val="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A37879"/>
    <w:multiLevelType w:val="hybridMultilevel"/>
    <w:tmpl w:val="98E6513E"/>
    <w:lvl w:ilvl="0" w:tplc="0409000F">
      <w:start w:val="1"/>
      <w:numFmt w:val="decimal"/>
      <w:lvlText w:val="%1."/>
      <w:lvlJc w:val="left"/>
      <w:pPr>
        <w:ind w:left="720" w:hanging="360"/>
      </w:pPr>
      <w:rPr>
        <w:rFonts w:hint="default"/>
      </w:rPr>
    </w:lvl>
    <w:lvl w:ilvl="1" w:tplc="40DEDB0A">
      <w:start w:val="1"/>
      <w:numFmt w:val="lowerLetter"/>
      <w:lvlText w:val="%2."/>
      <w:lvlJc w:val="left"/>
      <w:pPr>
        <w:ind w:left="1440" w:hanging="360"/>
      </w:pPr>
      <w:rPr>
        <w:rFonts w:ascii="Calibri" w:hAnsi="Calibri" w:hint="default"/>
        <w:color w:val="000000" w:themeColor="text1"/>
      </w:rPr>
    </w:lvl>
    <w:lvl w:ilvl="2" w:tplc="0409001B">
      <w:start w:val="1"/>
      <w:numFmt w:val="lowerRoman"/>
      <w:lvlText w:val="%3."/>
      <w:lvlJc w:val="right"/>
      <w:pPr>
        <w:ind w:left="2160" w:hanging="180"/>
      </w:pPr>
    </w:lvl>
    <w:lvl w:ilvl="3" w:tplc="160668B8">
      <w:start w:val="1"/>
      <w:numFmt w:val="decimal"/>
      <w:lvlText w:val="%4."/>
      <w:lvlJc w:val="left"/>
      <w:pPr>
        <w:ind w:left="2880" w:hanging="360"/>
      </w:pPr>
      <w:rPr>
        <w:rFonts w:ascii="Calibri" w:hAnsi="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452F6"/>
    <w:multiLevelType w:val="hybridMultilevel"/>
    <w:tmpl w:val="A2E01300"/>
    <w:lvl w:ilvl="0" w:tplc="64C8A450">
      <w:start w:val="1"/>
      <w:numFmt w:val="decimal"/>
      <w:lvlText w:val="%1."/>
      <w:lvlJc w:val="left"/>
      <w:pPr>
        <w:ind w:left="720" w:hanging="360"/>
      </w:pPr>
      <w:rPr>
        <w:rFonts w:asciiTheme="minorHAnsi" w:hAnsiTheme="minorHAnsi" w:hint="default"/>
      </w:rPr>
    </w:lvl>
    <w:lvl w:ilvl="1" w:tplc="D7D231E8">
      <w:start w:val="1"/>
      <w:numFmt w:val="lowerLetter"/>
      <w:lvlText w:val="%2."/>
      <w:lvlJc w:val="left"/>
      <w:pPr>
        <w:ind w:left="1440" w:hanging="360"/>
      </w:pPr>
      <w:rPr>
        <w:rFonts w:ascii="Calibri" w:hAnsi="Calibri" w:hint="default"/>
        <w:i w:val="0"/>
        <w:iCs w:val="0"/>
        <w:color w:val="000000" w:themeColor="text1"/>
      </w:rPr>
    </w:lvl>
    <w:lvl w:ilvl="2" w:tplc="5B240F04">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72851"/>
    <w:multiLevelType w:val="hybridMultilevel"/>
    <w:tmpl w:val="F1F00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E6DDB"/>
    <w:multiLevelType w:val="multilevel"/>
    <w:tmpl w:val="5440B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B0DF0"/>
    <w:multiLevelType w:val="hybridMultilevel"/>
    <w:tmpl w:val="13D07D5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13"/>
  </w:num>
  <w:num w:numId="4">
    <w:abstractNumId w:val="12"/>
  </w:num>
  <w:num w:numId="5">
    <w:abstractNumId w:val="14"/>
  </w:num>
  <w:num w:numId="6">
    <w:abstractNumId w:val="18"/>
  </w:num>
  <w:num w:numId="7">
    <w:abstractNumId w:val="5"/>
  </w:num>
  <w:num w:numId="8">
    <w:abstractNumId w:val="16"/>
  </w:num>
  <w:num w:numId="9">
    <w:abstractNumId w:val="20"/>
  </w:num>
  <w:num w:numId="10">
    <w:abstractNumId w:val="24"/>
  </w:num>
  <w:num w:numId="11">
    <w:abstractNumId w:val="22"/>
  </w:num>
  <w:num w:numId="12">
    <w:abstractNumId w:val="4"/>
  </w:num>
  <w:num w:numId="13">
    <w:abstractNumId w:val="6"/>
  </w:num>
  <w:num w:numId="14">
    <w:abstractNumId w:val="6"/>
  </w:num>
  <w:num w:numId="15">
    <w:abstractNumId w:val="6"/>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rPr>
          <w:rFonts w:ascii="Calibri" w:hAnsi="Calibri" w:hint="default"/>
        </w:rPr>
      </w:lvl>
    </w:lvlOverride>
    <w:lvlOverride w:ilvl="2">
      <w:lvl w:ilvl="2" w:tentative="1">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6"/>
  </w:num>
  <w:num w:numId="17">
    <w:abstractNumId w:val="11"/>
  </w:num>
  <w:num w:numId="18">
    <w:abstractNumId w:val="23"/>
  </w:num>
  <w:num w:numId="19">
    <w:abstractNumId w:val="9"/>
  </w:num>
  <w:num w:numId="20">
    <w:abstractNumId w:val="21"/>
  </w:num>
  <w:num w:numId="21">
    <w:abstractNumId w:val="8"/>
  </w:num>
  <w:num w:numId="22">
    <w:abstractNumId w:val="1"/>
  </w:num>
  <w:num w:numId="23">
    <w:abstractNumId w:val="17"/>
  </w:num>
  <w:num w:numId="24">
    <w:abstractNumId w:val="10"/>
  </w:num>
  <w:num w:numId="25">
    <w:abstractNumId w:val="7"/>
  </w:num>
  <w:num w:numId="26">
    <w:abstractNumId w:val="0"/>
  </w:num>
  <w:num w:numId="27">
    <w:abstractNumId w:val="2"/>
  </w:num>
  <w:num w:numId="2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Medeiros">
    <w15:presenceInfo w15:providerId="AD" w15:userId="S::brianpm@ucar.edu::0ab89dd1-2d17-4de6-997f-f2fc801b9f13"/>
  </w15:person>
  <w15:person w15:author="Benedict, Jim">
    <w15:presenceInfo w15:providerId="AD" w15:userId="S::jxb1210@miami.edu::733a9362-fe2f-421f-9d88-8b75173117f0"/>
  </w15:person>
  <w15:person w15:author="Middlemas, Eleanor Anne">
    <w15:presenceInfo w15:providerId="AD" w15:userId="S::e.middlemas@umiami.edu::06d701b5-2013-4130-aa0d-2d8ef383f5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614"/>
    <w:rsid w:val="0000043B"/>
    <w:rsid w:val="00000520"/>
    <w:rsid w:val="00000863"/>
    <w:rsid w:val="00000F5B"/>
    <w:rsid w:val="00007D45"/>
    <w:rsid w:val="00011477"/>
    <w:rsid w:val="00022FE3"/>
    <w:rsid w:val="00024CF7"/>
    <w:rsid w:val="00031579"/>
    <w:rsid w:val="0003670E"/>
    <w:rsid w:val="00036EB6"/>
    <w:rsid w:val="00040F92"/>
    <w:rsid w:val="00041C96"/>
    <w:rsid w:val="000425A3"/>
    <w:rsid w:val="00042F72"/>
    <w:rsid w:val="00044A66"/>
    <w:rsid w:val="00046BA6"/>
    <w:rsid w:val="00056624"/>
    <w:rsid w:val="0006453E"/>
    <w:rsid w:val="000742C7"/>
    <w:rsid w:val="0007467A"/>
    <w:rsid w:val="000810C0"/>
    <w:rsid w:val="00082B8A"/>
    <w:rsid w:val="00085837"/>
    <w:rsid w:val="00092D20"/>
    <w:rsid w:val="00096438"/>
    <w:rsid w:val="00096BE2"/>
    <w:rsid w:val="000B13C8"/>
    <w:rsid w:val="000B5C95"/>
    <w:rsid w:val="000B6BC9"/>
    <w:rsid w:val="000D6CAE"/>
    <w:rsid w:val="000E031D"/>
    <w:rsid w:val="000E1737"/>
    <w:rsid w:val="000E2FC9"/>
    <w:rsid w:val="000E4612"/>
    <w:rsid w:val="000E695F"/>
    <w:rsid w:val="000F7616"/>
    <w:rsid w:val="00104427"/>
    <w:rsid w:val="00104A22"/>
    <w:rsid w:val="0011144D"/>
    <w:rsid w:val="00111EEB"/>
    <w:rsid w:val="0011384D"/>
    <w:rsid w:val="00114271"/>
    <w:rsid w:val="001155B0"/>
    <w:rsid w:val="00120AFD"/>
    <w:rsid w:val="0012254A"/>
    <w:rsid w:val="00135293"/>
    <w:rsid w:val="00136070"/>
    <w:rsid w:val="00137A7B"/>
    <w:rsid w:val="001406AC"/>
    <w:rsid w:val="0014146F"/>
    <w:rsid w:val="001425A4"/>
    <w:rsid w:val="0014318B"/>
    <w:rsid w:val="00144926"/>
    <w:rsid w:val="00145A1A"/>
    <w:rsid w:val="00153029"/>
    <w:rsid w:val="0015314E"/>
    <w:rsid w:val="00156FB8"/>
    <w:rsid w:val="00162D5F"/>
    <w:rsid w:val="00164D80"/>
    <w:rsid w:val="00166D75"/>
    <w:rsid w:val="0017049F"/>
    <w:rsid w:val="00170F93"/>
    <w:rsid w:val="001772FD"/>
    <w:rsid w:val="001803D7"/>
    <w:rsid w:val="00193E7D"/>
    <w:rsid w:val="0019402F"/>
    <w:rsid w:val="0019473D"/>
    <w:rsid w:val="001A06F1"/>
    <w:rsid w:val="001B4B01"/>
    <w:rsid w:val="001B7D60"/>
    <w:rsid w:val="001C1416"/>
    <w:rsid w:val="001C7630"/>
    <w:rsid w:val="001D06DA"/>
    <w:rsid w:val="001D44B2"/>
    <w:rsid w:val="00205AB4"/>
    <w:rsid w:val="002118E7"/>
    <w:rsid w:val="002123CE"/>
    <w:rsid w:val="00223045"/>
    <w:rsid w:val="0022381E"/>
    <w:rsid w:val="00223D54"/>
    <w:rsid w:val="00225D01"/>
    <w:rsid w:val="002276C0"/>
    <w:rsid w:val="00231362"/>
    <w:rsid w:val="00232A60"/>
    <w:rsid w:val="0024337B"/>
    <w:rsid w:val="0024406F"/>
    <w:rsid w:val="00244B38"/>
    <w:rsid w:val="00245D24"/>
    <w:rsid w:val="002561B3"/>
    <w:rsid w:val="002568EF"/>
    <w:rsid w:val="002634E2"/>
    <w:rsid w:val="002733AE"/>
    <w:rsid w:val="00275CEB"/>
    <w:rsid w:val="002815BD"/>
    <w:rsid w:val="00282EA0"/>
    <w:rsid w:val="00296945"/>
    <w:rsid w:val="00297014"/>
    <w:rsid w:val="002A68E6"/>
    <w:rsid w:val="002B0AC7"/>
    <w:rsid w:val="002B4E74"/>
    <w:rsid w:val="002B65BC"/>
    <w:rsid w:val="002B7666"/>
    <w:rsid w:val="002C03A4"/>
    <w:rsid w:val="002C6B8C"/>
    <w:rsid w:val="002D3C3F"/>
    <w:rsid w:val="002D4407"/>
    <w:rsid w:val="002D7AFD"/>
    <w:rsid w:val="002E17B5"/>
    <w:rsid w:val="002E4DE3"/>
    <w:rsid w:val="002F12E9"/>
    <w:rsid w:val="002F1947"/>
    <w:rsid w:val="002F1A9F"/>
    <w:rsid w:val="002F34B1"/>
    <w:rsid w:val="002F70A0"/>
    <w:rsid w:val="00315E3C"/>
    <w:rsid w:val="0031740F"/>
    <w:rsid w:val="00323DDB"/>
    <w:rsid w:val="00324372"/>
    <w:rsid w:val="00324720"/>
    <w:rsid w:val="00326CE2"/>
    <w:rsid w:val="00331FA3"/>
    <w:rsid w:val="0033212F"/>
    <w:rsid w:val="00341ECA"/>
    <w:rsid w:val="0034476C"/>
    <w:rsid w:val="00351839"/>
    <w:rsid w:val="0035408D"/>
    <w:rsid w:val="003613A8"/>
    <w:rsid w:val="00361BFB"/>
    <w:rsid w:val="0036779D"/>
    <w:rsid w:val="0037678A"/>
    <w:rsid w:val="003A528E"/>
    <w:rsid w:val="003A5466"/>
    <w:rsid w:val="003B3706"/>
    <w:rsid w:val="003D0B3E"/>
    <w:rsid w:val="003D25BF"/>
    <w:rsid w:val="003E2FD3"/>
    <w:rsid w:val="003E3865"/>
    <w:rsid w:val="003E5C9B"/>
    <w:rsid w:val="003F1299"/>
    <w:rsid w:val="003F1FA5"/>
    <w:rsid w:val="003F443F"/>
    <w:rsid w:val="00403FF3"/>
    <w:rsid w:val="00407F64"/>
    <w:rsid w:val="004123A7"/>
    <w:rsid w:val="004241F2"/>
    <w:rsid w:val="00424658"/>
    <w:rsid w:val="00427958"/>
    <w:rsid w:val="004324DB"/>
    <w:rsid w:val="00432762"/>
    <w:rsid w:val="00433346"/>
    <w:rsid w:val="004426E0"/>
    <w:rsid w:val="004536BD"/>
    <w:rsid w:val="00463A19"/>
    <w:rsid w:val="0047122A"/>
    <w:rsid w:val="00477CF3"/>
    <w:rsid w:val="004805DC"/>
    <w:rsid w:val="00486957"/>
    <w:rsid w:val="004919C8"/>
    <w:rsid w:val="00492039"/>
    <w:rsid w:val="004972AF"/>
    <w:rsid w:val="004B1EB9"/>
    <w:rsid w:val="004B5F60"/>
    <w:rsid w:val="004C4896"/>
    <w:rsid w:val="004D12C4"/>
    <w:rsid w:val="004D19ED"/>
    <w:rsid w:val="004D4573"/>
    <w:rsid w:val="004D6CB5"/>
    <w:rsid w:val="004E27AB"/>
    <w:rsid w:val="004E4722"/>
    <w:rsid w:val="004E5BB5"/>
    <w:rsid w:val="00500FC5"/>
    <w:rsid w:val="00510401"/>
    <w:rsid w:val="005105D1"/>
    <w:rsid w:val="00520A44"/>
    <w:rsid w:val="005270C6"/>
    <w:rsid w:val="0053450D"/>
    <w:rsid w:val="005359C7"/>
    <w:rsid w:val="005368B4"/>
    <w:rsid w:val="00541107"/>
    <w:rsid w:val="0055497A"/>
    <w:rsid w:val="00560942"/>
    <w:rsid w:val="00564239"/>
    <w:rsid w:val="0056612F"/>
    <w:rsid w:val="005706D5"/>
    <w:rsid w:val="00571286"/>
    <w:rsid w:val="00577C74"/>
    <w:rsid w:val="00580FF1"/>
    <w:rsid w:val="00581868"/>
    <w:rsid w:val="00582CF6"/>
    <w:rsid w:val="00596C4D"/>
    <w:rsid w:val="005A2D07"/>
    <w:rsid w:val="005A337D"/>
    <w:rsid w:val="005A3716"/>
    <w:rsid w:val="005A4624"/>
    <w:rsid w:val="005A72B2"/>
    <w:rsid w:val="005C0170"/>
    <w:rsid w:val="005C019C"/>
    <w:rsid w:val="005C215F"/>
    <w:rsid w:val="005C3799"/>
    <w:rsid w:val="005C3E85"/>
    <w:rsid w:val="005C5FDC"/>
    <w:rsid w:val="005D0FE3"/>
    <w:rsid w:val="005D5652"/>
    <w:rsid w:val="005E131A"/>
    <w:rsid w:val="005E6EBE"/>
    <w:rsid w:val="005F3ABA"/>
    <w:rsid w:val="005F6DCB"/>
    <w:rsid w:val="006010D7"/>
    <w:rsid w:val="00602C62"/>
    <w:rsid w:val="00603D80"/>
    <w:rsid w:val="00604765"/>
    <w:rsid w:val="00604B4E"/>
    <w:rsid w:val="00606D5E"/>
    <w:rsid w:val="00607A21"/>
    <w:rsid w:val="00607F44"/>
    <w:rsid w:val="00610657"/>
    <w:rsid w:val="00610FCB"/>
    <w:rsid w:val="00612665"/>
    <w:rsid w:val="006137FD"/>
    <w:rsid w:val="00613C17"/>
    <w:rsid w:val="006244E1"/>
    <w:rsid w:val="006247C0"/>
    <w:rsid w:val="00635E30"/>
    <w:rsid w:val="0064044B"/>
    <w:rsid w:val="00641853"/>
    <w:rsid w:val="00645F0F"/>
    <w:rsid w:val="00655E44"/>
    <w:rsid w:val="00663241"/>
    <w:rsid w:val="0067378B"/>
    <w:rsid w:val="0067519D"/>
    <w:rsid w:val="00682BDA"/>
    <w:rsid w:val="00684216"/>
    <w:rsid w:val="0068610F"/>
    <w:rsid w:val="006868AE"/>
    <w:rsid w:val="00687562"/>
    <w:rsid w:val="00690C81"/>
    <w:rsid w:val="0069532B"/>
    <w:rsid w:val="006A3BA4"/>
    <w:rsid w:val="006C2B30"/>
    <w:rsid w:val="006C73BA"/>
    <w:rsid w:val="006E0FD1"/>
    <w:rsid w:val="006E15CF"/>
    <w:rsid w:val="006E2E4E"/>
    <w:rsid w:val="006E2FB4"/>
    <w:rsid w:val="006E43CC"/>
    <w:rsid w:val="0070412D"/>
    <w:rsid w:val="00707410"/>
    <w:rsid w:val="00710753"/>
    <w:rsid w:val="00710881"/>
    <w:rsid w:val="00721151"/>
    <w:rsid w:val="0072265D"/>
    <w:rsid w:val="00736904"/>
    <w:rsid w:val="00740FD4"/>
    <w:rsid w:val="00743615"/>
    <w:rsid w:val="007455BB"/>
    <w:rsid w:val="0074743E"/>
    <w:rsid w:val="007479A7"/>
    <w:rsid w:val="00752146"/>
    <w:rsid w:val="0075604F"/>
    <w:rsid w:val="00756075"/>
    <w:rsid w:val="007646F3"/>
    <w:rsid w:val="007728E0"/>
    <w:rsid w:val="00776516"/>
    <w:rsid w:val="007874DC"/>
    <w:rsid w:val="007B3190"/>
    <w:rsid w:val="007B39C7"/>
    <w:rsid w:val="007B4251"/>
    <w:rsid w:val="007B5486"/>
    <w:rsid w:val="007B615A"/>
    <w:rsid w:val="007C40A2"/>
    <w:rsid w:val="007C458B"/>
    <w:rsid w:val="007D0733"/>
    <w:rsid w:val="007D2F28"/>
    <w:rsid w:val="007E335E"/>
    <w:rsid w:val="007E5F5A"/>
    <w:rsid w:val="007E7E21"/>
    <w:rsid w:val="007F2758"/>
    <w:rsid w:val="007F3413"/>
    <w:rsid w:val="007F5301"/>
    <w:rsid w:val="007F64FA"/>
    <w:rsid w:val="007F71C3"/>
    <w:rsid w:val="008018DD"/>
    <w:rsid w:val="008056AF"/>
    <w:rsid w:val="00810831"/>
    <w:rsid w:val="00812CF5"/>
    <w:rsid w:val="00812D5F"/>
    <w:rsid w:val="00820732"/>
    <w:rsid w:val="008272B7"/>
    <w:rsid w:val="00837503"/>
    <w:rsid w:val="00847614"/>
    <w:rsid w:val="00854F2D"/>
    <w:rsid w:val="00857784"/>
    <w:rsid w:val="00865773"/>
    <w:rsid w:val="00865E22"/>
    <w:rsid w:val="008670B6"/>
    <w:rsid w:val="008800DF"/>
    <w:rsid w:val="00884E42"/>
    <w:rsid w:val="00891AAD"/>
    <w:rsid w:val="00893D62"/>
    <w:rsid w:val="008A0A24"/>
    <w:rsid w:val="008A197E"/>
    <w:rsid w:val="008B1181"/>
    <w:rsid w:val="008B6798"/>
    <w:rsid w:val="008C48F2"/>
    <w:rsid w:val="008C69BF"/>
    <w:rsid w:val="008D1E51"/>
    <w:rsid w:val="008E096E"/>
    <w:rsid w:val="008F28F4"/>
    <w:rsid w:val="008F48EA"/>
    <w:rsid w:val="00905EEF"/>
    <w:rsid w:val="009071C5"/>
    <w:rsid w:val="0092411B"/>
    <w:rsid w:val="00945BA4"/>
    <w:rsid w:val="009502DC"/>
    <w:rsid w:val="009509F2"/>
    <w:rsid w:val="00951898"/>
    <w:rsid w:val="00952B3F"/>
    <w:rsid w:val="00953B27"/>
    <w:rsid w:val="00955691"/>
    <w:rsid w:val="00955D8F"/>
    <w:rsid w:val="00956033"/>
    <w:rsid w:val="00973EAE"/>
    <w:rsid w:val="00974AEE"/>
    <w:rsid w:val="00982E52"/>
    <w:rsid w:val="00986E62"/>
    <w:rsid w:val="0099089F"/>
    <w:rsid w:val="009966E8"/>
    <w:rsid w:val="009A3503"/>
    <w:rsid w:val="009A4590"/>
    <w:rsid w:val="009A5B40"/>
    <w:rsid w:val="009B76B3"/>
    <w:rsid w:val="009C3437"/>
    <w:rsid w:val="009D1D58"/>
    <w:rsid w:val="009E0C2B"/>
    <w:rsid w:val="009E2BAA"/>
    <w:rsid w:val="009E40F8"/>
    <w:rsid w:val="009E79E4"/>
    <w:rsid w:val="009E7B56"/>
    <w:rsid w:val="00A00A17"/>
    <w:rsid w:val="00A0510A"/>
    <w:rsid w:val="00A05278"/>
    <w:rsid w:val="00A05953"/>
    <w:rsid w:val="00A077CC"/>
    <w:rsid w:val="00A07EED"/>
    <w:rsid w:val="00A14C1C"/>
    <w:rsid w:val="00A235B6"/>
    <w:rsid w:val="00A27153"/>
    <w:rsid w:val="00A37C23"/>
    <w:rsid w:val="00A45E6A"/>
    <w:rsid w:val="00A513B0"/>
    <w:rsid w:val="00A51B87"/>
    <w:rsid w:val="00A566DF"/>
    <w:rsid w:val="00A566F8"/>
    <w:rsid w:val="00A6118B"/>
    <w:rsid w:val="00A63514"/>
    <w:rsid w:val="00A671B7"/>
    <w:rsid w:val="00A6793C"/>
    <w:rsid w:val="00A73CFA"/>
    <w:rsid w:val="00A75AB3"/>
    <w:rsid w:val="00A876D3"/>
    <w:rsid w:val="00A90CF6"/>
    <w:rsid w:val="00A92672"/>
    <w:rsid w:val="00AA5CD6"/>
    <w:rsid w:val="00AA7D89"/>
    <w:rsid w:val="00AB05E1"/>
    <w:rsid w:val="00AB1FAC"/>
    <w:rsid w:val="00AB2147"/>
    <w:rsid w:val="00AB39C3"/>
    <w:rsid w:val="00AB6043"/>
    <w:rsid w:val="00AC0410"/>
    <w:rsid w:val="00AC4E9F"/>
    <w:rsid w:val="00AC57D0"/>
    <w:rsid w:val="00AD065E"/>
    <w:rsid w:val="00AD3EE6"/>
    <w:rsid w:val="00AD7A61"/>
    <w:rsid w:val="00AE7C92"/>
    <w:rsid w:val="00AF05AE"/>
    <w:rsid w:val="00AF4812"/>
    <w:rsid w:val="00B04390"/>
    <w:rsid w:val="00B05D60"/>
    <w:rsid w:val="00B0731E"/>
    <w:rsid w:val="00B2192D"/>
    <w:rsid w:val="00B219C3"/>
    <w:rsid w:val="00B348CC"/>
    <w:rsid w:val="00B34EC4"/>
    <w:rsid w:val="00B555D8"/>
    <w:rsid w:val="00B6082F"/>
    <w:rsid w:val="00B62B79"/>
    <w:rsid w:val="00B67346"/>
    <w:rsid w:val="00B67C63"/>
    <w:rsid w:val="00B70954"/>
    <w:rsid w:val="00B7195B"/>
    <w:rsid w:val="00B75CDD"/>
    <w:rsid w:val="00B82860"/>
    <w:rsid w:val="00B85FB4"/>
    <w:rsid w:val="00B96600"/>
    <w:rsid w:val="00BA7FD6"/>
    <w:rsid w:val="00BB5444"/>
    <w:rsid w:val="00BB5E7C"/>
    <w:rsid w:val="00BC1330"/>
    <w:rsid w:val="00BC2169"/>
    <w:rsid w:val="00BC3226"/>
    <w:rsid w:val="00BC4086"/>
    <w:rsid w:val="00BD167E"/>
    <w:rsid w:val="00BD294A"/>
    <w:rsid w:val="00BD60A1"/>
    <w:rsid w:val="00BD7C5C"/>
    <w:rsid w:val="00BE270A"/>
    <w:rsid w:val="00BE6D86"/>
    <w:rsid w:val="00BF23B8"/>
    <w:rsid w:val="00BF61ED"/>
    <w:rsid w:val="00C07993"/>
    <w:rsid w:val="00C27050"/>
    <w:rsid w:val="00C27581"/>
    <w:rsid w:val="00C30E6B"/>
    <w:rsid w:val="00C30F03"/>
    <w:rsid w:val="00C31817"/>
    <w:rsid w:val="00C31D18"/>
    <w:rsid w:val="00C423B0"/>
    <w:rsid w:val="00C52B41"/>
    <w:rsid w:val="00C548E6"/>
    <w:rsid w:val="00C56045"/>
    <w:rsid w:val="00C57E51"/>
    <w:rsid w:val="00C64551"/>
    <w:rsid w:val="00C64CE6"/>
    <w:rsid w:val="00C65454"/>
    <w:rsid w:val="00C67136"/>
    <w:rsid w:val="00C6766E"/>
    <w:rsid w:val="00C71A86"/>
    <w:rsid w:val="00C730A6"/>
    <w:rsid w:val="00C7641D"/>
    <w:rsid w:val="00C907C6"/>
    <w:rsid w:val="00C926EF"/>
    <w:rsid w:val="00C9419F"/>
    <w:rsid w:val="00C9637D"/>
    <w:rsid w:val="00CA7E49"/>
    <w:rsid w:val="00CB5C31"/>
    <w:rsid w:val="00CB63FE"/>
    <w:rsid w:val="00CD0434"/>
    <w:rsid w:val="00CD075D"/>
    <w:rsid w:val="00CD75ED"/>
    <w:rsid w:val="00CE12A7"/>
    <w:rsid w:val="00CE3A37"/>
    <w:rsid w:val="00CE3D7F"/>
    <w:rsid w:val="00CE657A"/>
    <w:rsid w:val="00D00FAC"/>
    <w:rsid w:val="00D016AF"/>
    <w:rsid w:val="00D03E2B"/>
    <w:rsid w:val="00D05A60"/>
    <w:rsid w:val="00D15735"/>
    <w:rsid w:val="00D16662"/>
    <w:rsid w:val="00D22868"/>
    <w:rsid w:val="00D23C7F"/>
    <w:rsid w:val="00D25618"/>
    <w:rsid w:val="00D35BA5"/>
    <w:rsid w:val="00D372F9"/>
    <w:rsid w:val="00D554AE"/>
    <w:rsid w:val="00D559B2"/>
    <w:rsid w:val="00D559C1"/>
    <w:rsid w:val="00D56A23"/>
    <w:rsid w:val="00D62944"/>
    <w:rsid w:val="00D8319B"/>
    <w:rsid w:val="00D86B90"/>
    <w:rsid w:val="00D871CA"/>
    <w:rsid w:val="00D91400"/>
    <w:rsid w:val="00D96C5E"/>
    <w:rsid w:val="00DA053F"/>
    <w:rsid w:val="00DA12E4"/>
    <w:rsid w:val="00DA62AC"/>
    <w:rsid w:val="00DA67A5"/>
    <w:rsid w:val="00DA7A0D"/>
    <w:rsid w:val="00DA7D92"/>
    <w:rsid w:val="00DB1BEB"/>
    <w:rsid w:val="00DB5D75"/>
    <w:rsid w:val="00DC0AD3"/>
    <w:rsid w:val="00DC14A3"/>
    <w:rsid w:val="00DC71B4"/>
    <w:rsid w:val="00DC7EEC"/>
    <w:rsid w:val="00DD4A9B"/>
    <w:rsid w:val="00DD6CA2"/>
    <w:rsid w:val="00DE138F"/>
    <w:rsid w:val="00DE162E"/>
    <w:rsid w:val="00DE44F3"/>
    <w:rsid w:val="00DE4EFB"/>
    <w:rsid w:val="00DF0D1A"/>
    <w:rsid w:val="00DF4BD8"/>
    <w:rsid w:val="00E03843"/>
    <w:rsid w:val="00E04326"/>
    <w:rsid w:val="00E103CC"/>
    <w:rsid w:val="00E31716"/>
    <w:rsid w:val="00E41C38"/>
    <w:rsid w:val="00E42C4D"/>
    <w:rsid w:val="00E454E1"/>
    <w:rsid w:val="00E46FDA"/>
    <w:rsid w:val="00E5350B"/>
    <w:rsid w:val="00E73325"/>
    <w:rsid w:val="00E74C87"/>
    <w:rsid w:val="00E751E3"/>
    <w:rsid w:val="00E754F7"/>
    <w:rsid w:val="00E758B5"/>
    <w:rsid w:val="00E76FD4"/>
    <w:rsid w:val="00E77117"/>
    <w:rsid w:val="00E853FA"/>
    <w:rsid w:val="00E92E33"/>
    <w:rsid w:val="00E94167"/>
    <w:rsid w:val="00E96E8C"/>
    <w:rsid w:val="00EA6540"/>
    <w:rsid w:val="00EC3BA6"/>
    <w:rsid w:val="00EE14E2"/>
    <w:rsid w:val="00EE1EA6"/>
    <w:rsid w:val="00EE6FDD"/>
    <w:rsid w:val="00EF0B6D"/>
    <w:rsid w:val="00F0208A"/>
    <w:rsid w:val="00F02724"/>
    <w:rsid w:val="00F066CB"/>
    <w:rsid w:val="00F07F95"/>
    <w:rsid w:val="00F11722"/>
    <w:rsid w:val="00F16B52"/>
    <w:rsid w:val="00F2244A"/>
    <w:rsid w:val="00F26436"/>
    <w:rsid w:val="00F35DC1"/>
    <w:rsid w:val="00F420F6"/>
    <w:rsid w:val="00F51C7A"/>
    <w:rsid w:val="00F548F1"/>
    <w:rsid w:val="00F63227"/>
    <w:rsid w:val="00F65B47"/>
    <w:rsid w:val="00F76460"/>
    <w:rsid w:val="00F815B5"/>
    <w:rsid w:val="00F83A0C"/>
    <w:rsid w:val="00F84EC3"/>
    <w:rsid w:val="00FA6059"/>
    <w:rsid w:val="00FC2A50"/>
    <w:rsid w:val="00FC59D5"/>
    <w:rsid w:val="00FF0824"/>
    <w:rsid w:val="00FF0F58"/>
    <w:rsid w:val="00FF5602"/>
    <w:rsid w:val="00FF5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EB847"/>
  <w14:defaultImageDpi w14:val="32767"/>
  <w15:chartTrackingRefBased/>
  <w15:docId w15:val="{26E56B89-14D6-1840-9E6A-6C903020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7A5"/>
    <w:pPr>
      <w:ind w:left="720"/>
      <w:contextualSpacing/>
    </w:pPr>
  </w:style>
  <w:style w:type="character" w:styleId="Hyperlink">
    <w:name w:val="Hyperlink"/>
    <w:basedOn w:val="DefaultParagraphFont"/>
    <w:uiPriority w:val="99"/>
    <w:unhideWhenUsed/>
    <w:rsid w:val="00DA053F"/>
    <w:rPr>
      <w:color w:val="0563C1" w:themeColor="hyperlink"/>
      <w:u w:val="single"/>
    </w:rPr>
  </w:style>
  <w:style w:type="character" w:styleId="UnresolvedMention">
    <w:name w:val="Unresolved Mention"/>
    <w:basedOn w:val="DefaultParagraphFont"/>
    <w:uiPriority w:val="99"/>
    <w:rsid w:val="00DA053F"/>
    <w:rPr>
      <w:color w:val="605E5C"/>
      <w:shd w:val="clear" w:color="auto" w:fill="E1DFDD"/>
    </w:rPr>
  </w:style>
  <w:style w:type="character" w:styleId="FollowedHyperlink">
    <w:name w:val="FollowedHyperlink"/>
    <w:basedOn w:val="DefaultParagraphFont"/>
    <w:uiPriority w:val="99"/>
    <w:semiHidden/>
    <w:unhideWhenUsed/>
    <w:rsid w:val="00DA053F"/>
    <w:rPr>
      <w:color w:val="954F72" w:themeColor="followedHyperlink"/>
      <w:u w:val="single"/>
    </w:rPr>
  </w:style>
  <w:style w:type="character" w:styleId="CommentReference">
    <w:name w:val="annotation reference"/>
    <w:basedOn w:val="DefaultParagraphFont"/>
    <w:uiPriority w:val="99"/>
    <w:semiHidden/>
    <w:unhideWhenUsed/>
    <w:rsid w:val="00893D62"/>
    <w:rPr>
      <w:sz w:val="16"/>
      <w:szCs w:val="16"/>
    </w:rPr>
  </w:style>
  <w:style w:type="paragraph" w:styleId="CommentText">
    <w:name w:val="annotation text"/>
    <w:basedOn w:val="Normal"/>
    <w:link w:val="CommentTextChar"/>
    <w:uiPriority w:val="99"/>
    <w:semiHidden/>
    <w:unhideWhenUsed/>
    <w:rsid w:val="00893D62"/>
    <w:rPr>
      <w:sz w:val="20"/>
      <w:szCs w:val="20"/>
    </w:rPr>
  </w:style>
  <w:style w:type="character" w:customStyle="1" w:styleId="CommentTextChar">
    <w:name w:val="Comment Text Char"/>
    <w:basedOn w:val="DefaultParagraphFont"/>
    <w:link w:val="CommentText"/>
    <w:uiPriority w:val="99"/>
    <w:semiHidden/>
    <w:rsid w:val="00893D62"/>
    <w:rPr>
      <w:sz w:val="20"/>
      <w:szCs w:val="20"/>
    </w:rPr>
  </w:style>
  <w:style w:type="paragraph" w:styleId="CommentSubject">
    <w:name w:val="annotation subject"/>
    <w:basedOn w:val="CommentText"/>
    <w:next w:val="CommentText"/>
    <w:link w:val="CommentSubjectChar"/>
    <w:uiPriority w:val="99"/>
    <w:semiHidden/>
    <w:unhideWhenUsed/>
    <w:rsid w:val="00893D62"/>
    <w:rPr>
      <w:b/>
      <w:bCs/>
    </w:rPr>
  </w:style>
  <w:style w:type="character" w:customStyle="1" w:styleId="CommentSubjectChar">
    <w:name w:val="Comment Subject Char"/>
    <w:basedOn w:val="CommentTextChar"/>
    <w:link w:val="CommentSubject"/>
    <w:uiPriority w:val="99"/>
    <w:semiHidden/>
    <w:rsid w:val="00893D62"/>
    <w:rPr>
      <w:b/>
      <w:bCs/>
      <w:sz w:val="20"/>
      <w:szCs w:val="20"/>
    </w:rPr>
  </w:style>
  <w:style w:type="paragraph" w:styleId="BalloonText">
    <w:name w:val="Balloon Text"/>
    <w:basedOn w:val="Normal"/>
    <w:link w:val="BalloonTextChar"/>
    <w:uiPriority w:val="99"/>
    <w:semiHidden/>
    <w:unhideWhenUsed/>
    <w:rsid w:val="00893D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93D62"/>
    <w:rPr>
      <w:rFonts w:ascii="Times New Roman" w:hAnsi="Times New Roman" w:cs="Times New Roman"/>
      <w:sz w:val="18"/>
      <w:szCs w:val="18"/>
    </w:rPr>
  </w:style>
  <w:style w:type="paragraph" w:styleId="NormalWeb">
    <w:name w:val="Normal (Web)"/>
    <w:basedOn w:val="Normal"/>
    <w:uiPriority w:val="99"/>
    <w:semiHidden/>
    <w:unhideWhenUsed/>
    <w:rsid w:val="00DF4BD8"/>
    <w:rPr>
      <w:rFonts w:ascii="Times New Roman" w:hAnsi="Times New Roman" w:cs="Times New Roman"/>
    </w:rPr>
  </w:style>
  <w:style w:type="table" w:styleId="TableGrid">
    <w:name w:val="Table Grid"/>
    <w:basedOn w:val="TableNormal"/>
    <w:uiPriority w:val="39"/>
    <w:rsid w:val="003F4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7581"/>
    <w:pPr>
      <w:tabs>
        <w:tab w:val="center" w:pos="4680"/>
        <w:tab w:val="right" w:pos="9360"/>
      </w:tabs>
    </w:pPr>
  </w:style>
  <w:style w:type="character" w:customStyle="1" w:styleId="HeaderChar">
    <w:name w:val="Header Char"/>
    <w:basedOn w:val="DefaultParagraphFont"/>
    <w:link w:val="Header"/>
    <w:uiPriority w:val="99"/>
    <w:rsid w:val="00C27581"/>
  </w:style>
  <w:style w:type="paragraph" w:styleId="Footer">
    <w:name w:val="footer"/>
    <w:basedOn w:val="Normal"/>
    <w:link w:val="FooterChar"/>
    <w:unhideWhenUsed/>
    <w:rsid w:val="00C27581"/>
    <w:pPr>
      <w:tabs>
        <w:tab w:val="center" w:pos="4680"/>
        <w:tab w:val="right" w:pos="9360"/>
      </w:tabs>
    </w:pPr>
  </w:style>
  <w:style w:type="character" w:customStyle="1" w:styleId="FooterChar">
    <w:name w:val="Footer Char"/>
    <w:basedOn w:val="DefaultParagraphFont"/>
    <w:link w:val="Footer"/>
    <w:rsid w:val="00C27581"/>
  </w:style>
  <w:style w:type="character" w:styleId="PageNumber">
    <w:name w:val="page number"/>
    <w:basedOn w:val="DefaultParagraphFont"/>
    <w:uiPriority w:val="99"/>
    <w:semiHidden/>
    <w:unhideWhenUsed/>
    <w:rsid w:val="00C27581"/>
  </w:style>
  <w:style w:type="paragraph" w:styleId="Revision">
    <w:name w:val="Revision"/>
    <w:hidden/>
    <w:uiPriority w:val="99"/>
    <w:semiHidden/>
    <w:rsid w:val="003E3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016115">
      <w:bodyDiv w:val="1"/>
      <w:marLeft w:val="0"/>
      <w:marRight w:val="0"/>
      <w:marTop w:val="0"/>
      <w:marBottom w:val="0"/>
      <w:divBdr>
        <w:top w:val="none" w:sz="0" w:space="0" w:color="auto"/>
        <w:left w:val="none" w:sz="0" w:space="0" w:color="auto"/>
        <w:bottom w:val="none" w:sz="0" w:space="0" w:color="auto"/>
        <w:right w:val="none" w:sz="0" w:space="0" w:color="auto"/>
      </w:divBdr>
    </w:div>
    <w:div w:id="398678732">
      <w:bodyDiv w:val="1"/>
      <w:marLeft w:val="0"/>
      <w:marRight w:val="0"/>
      <w:marTop w:val="0"/>
      <w:marBottom w:val="0"/>
      <w:divBdr>
        <w:top w:val="none" w:sz="0" w:space="0" w:color="auto"/>
        <w:left w:val="none" w:sz="0" w:space="0" w:color="auto"/>
        <w:bottom w:val="none" w:sz="0" w:space="0" w:color="auto"/>
        <w:right w:val="none" w:sz="0" w:space="0" w:color="auto"/>
      </w:divBdr>
    </w:div>
    <w:div w:id="483203517">
      <w:bodyDiv w:val="1"/>
      <w:marLeft w:val="0"/>
      <w:marRight w:val="0"/>
      <w:marTop w:val="0"/>
      <w:marBottom w:val="0"/>
      <w:divBdr>
        <w:top w:val="none" w:sz="0" w:space="0" w:color="auto"/>
        <w:left w:val="none" w:sz="0" w:space="0" w:color="auto"/>
        <w:bottom w:val="none" w:sz="0" w:space="0" w:color="auto"/>
        <w:right w:val="none" w:sz="0" w:space="0" w:color="auto"/>
      </w:divBdr>
    </w:div>
    <w:div w:id="566764695">
      <w:bodyDiv w:val="1"/>
      <w:marLeft w:val="0"/>
      <w:marRight w:val="0"/>
      <w:marTop w:val="0"/>
      <w:marBottom w:val="0"/>
      <w:divBdr>
        <w:top w:val="none" w:sz="0" w:space="0" w:color="auto"/>
        <w:left w:val="none" w:sz="0" w:space="0" w:color="auto"/>
        <w:bottom w:val="none" w:sz="0" w:space="0" w:color="auto"/>
        <w:right w:val="none" w:sz="0" w:space="0" w:color="auto"/>
      </w:divBdr>
    </w:div>
    <w:div w:id="1074669014">
      <w:bodyDiv w:val="1"/>
      <w:marLeft w:val="0"/>
      <w:marRight w:val="0"/>
      <w:marTop w:val="0"/>
      <w:marBottom w:val="0"/>
      <w:divBdr>
        <w:top w:val="none" w:sz="0" w:space="0" w:color="auto"/>
        <w:left w:val="none" w:sz="0" w:space="0" w:color="auto"/>
        <w:bottom w:val="none" w:sz="0" w:space="0" w:color="auto"/>
        <w:right w:val="none" w:sz="0" w:space="0" w:color="auto"/>
      </w:divBdr>
    </w:div>
    <w:div w:id="1323196938">
      <w:bodyDiv w:val="1"/>
      <w:marLeft w:val="0"/>
      <w:marRight w:val="0"/>
      <w:marTop w:val="0"/>
      <w:marBottom w:val="0"/>
      <w:divBdr>
        <w:top w:val="none" w:sz="0" w:space="0" w:color="auto"/>
        <w:left w:val="none" w:sz="0" w:space="0" w:color="auto"/>
        <w:bottom w:val="none" w:sz="0" w:space="0" w:color="auto"/>
        <w:right w:val="none" w:sz="0" w:space="0" w:color="auto"/>
      </w:divBdr>
    </w:div>
    <w:div w:id="1342510202">
      <w:bodyDiv w:val="1"/>
      <w:marLeft w:val="0"/>
      <w:marRight w:val="0"/>
      <w:marTop w:val="0"/>
      <w:marBottom w:val="0"/>
      <w:divBdr>
        <w:top w:val="none" w:sz="0" w:space="0" w:color="auto"/>
        <w:left w:val="none" w:sz="0" w:space="0" w:color="auto"/>
        <w:bottom w:val="none" w:sz="0" w:space="0" w:color="auto"/>
        <w:right w:val="none" w:sz="0" w:space="0" w:color="auto"/>
      </w:divBdr>
    </w:div>
    <w:div w:id="1460102953">
      <w:bodyDiv w:val="1"/>
      <w:marLeft w:val="0"/>
      <w:marRight w:val="0"/>
      <w:marTop w:val="0"/>
      <w:marBottom w:val="0"/>
      <w:divBdr>
        <w:top w:val="none" w:sz="0" w:space="0" w:color="auto"/>
        <w:left w:val="none" w:sz="0" w:space="0" w:color="auto"/>
        <w:bottom w:val="none" w:sz="0" w:space="0" w:color="auto"/>
        <w:right w:val="none" w:sz="0" w:space="0" w:color="auto"/>
      </w:divBdr>
    </w:div>
    <w:div w:id="1537893407">
      <w:bodyDiv w:val="1"/>
      <w:marLeft w:val="0"/>
      <w:marRight w:val="0"/>
      <w:marTop w:val="0"/>
      <w:marBottom w:val="0"/>
      <w:divBdr>
        <w:top w:val="none" w:sz="0" w:space="0" w:color="auto"/>
        <w:left w:val="none" w:sz="0" w:space="0" w:color="auto"/>
        <w:bottom w:val="none" w:sz="0" w:space="0" w:color="auto"/>
        <w:right w:val="none" w:sz="0" w:space="0" w:color="auto"/>
      </w:divBdr>
    </w:div>
    <w:div w:id="1541281880">
      <w:bodyDiv w:val="1"/>
      <w:marLeft w:val="0"/>
      <w:marRight w:val="0"/>
      <w:marTop w:val="0"/>
      <w:marBottom w:val="0"/>
      <w:divBdr>
        <w:top w:val="none" w:sz="0" w:space="0" w:color="auto"/>
        <w:left w:val="none" w:sz="0" w:space="0" w:color="auto"/>
        <w:bottom w:val="none" w:sz="0" w:space="0" w:color="auto"/>
        <w:right w:val="none" w:sz="0" w:space="0" w:color="auto"/>
      </w:divBdr>
      <w:divsChild>
        <w:div w:id="728502979">
          <w:marLeft w:val="0"/>
          <w:marRight w:val="0"/>
          <w:marTop w:val="0"/>
          <w:marBottom w:val="0"/>
          <w:divBdr>
            <w:top w:val="none" w:sz="0" w:space="0" w:color="auto"/>
            <w:left w:val="none" w:sz="0" w:space="0" w:color="auto"/>
            <w:bottom w:val="none" w:sz="0" w:space="0" w:color="auto"/>
            <w:right w:val="none" w:sz="0" w:space="0" w:color="auto"/>
          </w:divBdr>
          <w:divsChild>
            <w:div w:id="281572271">
              <w:marLeft w:val="0"/>
              <w:marRight w:val="0"/>
              <w:marTop w:val="0"/>
              <w:marBottom w:val="0"/>
              <w:divBdr>
                <w:top w:val="none" w:sz="0" w:space="0" w:color="auto"/>
                <w:left w:val="none" w:sz="0" w:space="0" w:color="auto"/>
                <w:bottom w:val="none" w:sz="0" w:space="0" w:color="auto"/>
                <w:right w:val="none" w:sz="0" w:space="0" w:color="auto"/>
              </w:divBdr>
              <w:divsChild>
                <w:div w:id="12716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6167">
      <w:bodyDiv w:val="1"/>
      <w:marLeft w:val="0"/>
      <w:marRight w:val="0"/>
      <w:marTop w:val="0"/>
      <w:marBottom w:val="0"/>
      <w:divBdr>
        <w:top w:val="none" w:sz="0" w:space="0" w:color="auto"/>
        <w:left w:val="none" w:sz="0" w:space="0" w:color="auto"/>
        <w:bottom w:val="none" w:sz="0" w:space="0" w:color="auto"/>
        <w:right w:val="none" w:sz="0" w:space="0" w:color="auto"/>
      </w:divBdr>
    </w:div>
    <w:div w:id="1584299099">
      <w:bodyDiv w:val="1"/>
      <w:marLeft w:val="0"/>
      <w:marRight w:val="0"/>
      <w:marTop w:val="0"/>
      <w:marBottom w:val="0"/>
      <w:divBdr>
        <w:top w:val="none" w:sz="0" w:space="0" w:color="auto"/>
        <w:left w:val="none" w:sz="0" w:space="0" w:color="auto"/>
        <w:bottom w:val="none" w:sz="0" w:space="0" w:color="auto"/>
        <w:right w:val="none" w:sz="0" w:space="0" w:color="auto"/>
      </w:divBdr>
    </w:div>
    <w:div w:id="1620525905">
      <w:bodyDiv w:val="1"/>
      <w:marLeft w:val="0"/>
      <w:marRight w:val="0"/>
      <w:marTop w:val="0"/>
      <w:marBottom w:val="0"/>
      <w:divBdr>
        <w:top w:val="none" w:sz="0" w:space="0" w:color="auto"/>
        <w:left w:val="none" w:sz="0" w:space="0" w:color="auto"/>
        <w:bottom w:val="none" w:sz="0" w:space="0" w:color="auto"/>
        <w:right w:val="none" w:sz="0" w:space="0" w:color="auto"/>
      </w:divBdr>
    </w:div>
    <w:div w:id="1651514614">
      <w:bodyDiv w:val="1"/>
      <w:marLeft w:val="0"/>
      <w:marRight w:val="0"/>
      <w:marTop w:val="0"/>
      <w:marBottom w:val="0"/>
      <w:divBdr>
        <w:top w:val="none" w:sz="0" w:space="0" w:color="auto"/>
        <w:left w:val="none" w:sz="0" w:space="0" w:color="auto"/>
        <w:bottom w:val="none" w:sz="0" w:space="0" w:color="auto"/>
        <w:right w:val="none" w:sz="0" w:space="0" w:color="auto"/>
      </w:divBdr>
    </w:div>
    <w:div w:id="1671180727">
      <w:bodyDiv w:val="1"/>
      <w:marLeft w:val="0"/>
      <w:marRight w:val="0"/>
      <w:marTop w:val="0"/>
      <w:marBottom w:val="0"/>
      <w:divBdr>
        <w:top w:val="none" w:sz="0" w:space="0" w:color="auto"/>
        <w:left w:val="none" w:sz="0" w:space="0" w:color="auto"/>
        <w:bottom w:val="none" w:sz="0" w:space="0" w:color="auto"/>
        <w:right w:val="none" w:sz="0" w:space="0" w:color="auto"/>
      </w:divBdr>
    </w:div>
    <w:div w:id="1672441449">
      <w:bodyDiv w:val="1"/>
      <w:marLeft w:val="0"/>
      <w:marRight w:val="0"/>
      <w:marTop w:val="0"/>
      <w:marBottom w:val="0"/>
      <w:divBdr>
        <w:top w:val="none" w:sz="0" w:space="0" w:color="auto"/>
        <w:left w:val="none" w:sz="0" w:space="0" w:color="auto"/>
        <w:bottom w:val="none" w:sz="0" w:space="0" w:color="auto"/>
        <w:right w:val="none" w:sz="0" w:space="0" w:color="auto"/>
      </w:divBdr>
      <w:divsChild>
        <w:div w:id="758714271">
          <w:marLeft w:val="0"/>
          <w:marRight w:val="0"/>
          <w:marTop w:val="0"/>
          <w:marBottom w:val="0"/>
          <w:divBdr>
            <w:top w:val="none" w:sz="0" w:space="0" w:color="auto"/>
            <w:left w:val="none" w:sz="0" w:space="0" w:color="auto"/>
            <w:bottom w:val="none" w:sz="0" w:space="0" w:color="auto"/>
            <w:right w:val="none" w:sz="0" w:space="0" w:color="auto"/>
          </w:divBdr>
          <w:divsChild>
            <w:div w:id="411970798">
              <w:marLeft w:val="0"/>
              <w:marRight w:val="0"/>
              <w:marTop w:val="0"/>
              <w:marBottom w:val="0"/>
              <w:divBdr>
                <w:top w:val="none" w:sz="0" w:space="0" w:color="auto"/>
                <w:left w:val="none" w:sz="0" w:space="0" w:color="auto"/>
                <w:bottom w:val="none" w:sz="0" w:space="0" w:color="auto"/>
                <w:right w:val="none" w:sz="0" w:space="0" w:color="auto"/>
              </w:divBdr>
              <w:divsChild>
                <w:div w:id="12381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ESMCI/cime/wiki/Customizing-runtime-setting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ESMCI/cime/wiki/CIME-Users-Guide"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comp.github.io/CESM/release-cesm2/" TargetMode="External"/><Relationship Id="rId20" Type="http://schemas.openxmlformats.org/officeDocument/2006/relationships/hyperlink" Target="https://github.com/ESMCI/cime/wiki/How-to-set-up-a-case-and-customize-the-PE-layou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cesm.ucar.edu/events/tutorials/" TargetMode="External"/><Relationship Id="rId23" Type="http://schemas.openxmlformats.org/officeDocument/2006/relationships/image" Target="media/image4.png"/><Relationship Id="rId28" Type="http://schemas.openxmlformats.org/officeDocument/2006/relationships/image" Target="media/image9.png"/><Relationship Id="rId10" Type="http://schemas.microsoft.com/office/2016/09/relationships/commentsIds" Target="commentsIds.xml"/><Relationship Id="rId19" Type="http://schemas.openxmlformats.org/officeDocument/2006/relationships/hyperlink" Target="https://escomp.github.io/CESM/release-cesm2/downloading_cesm.html"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2.cisl.ucar.edu/user-support/new-user-orientation" TargetMode="External"/><Relationship Id="rId22" Type="http://schemas.openxmlformats.org/officeDocument/2006/relationships/hyperlink" Target="http://www.cesm.ucar.edu/models/cesm2/settings/current/cam_nml.html" TargetMode="External"/><Relationship Id="rId27" Type="http://schemas.openxmlformats.org/officeDocument/2006/relationships/hyperlink" Target="https://github.com/ESMCI/cime/wiki/How-to-set-up-a-case-and-customize-the-PE-layout" TargetMode="External"/><Relationship Id="rId30" Type="http://schemas.openxmlformats.org/officeDocument/2006/relationships/footer" Target="footer2.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2866-CEFD-234C-AB84-1C068314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24</Pages>
  <Words>5934</Words>
  <Characters>33825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Middlemas, Eleanor Anne</dc:creator>
  <cp:keywords/>
  <dc:description/>
  <cp:lastModifiedBy>Brian Medeiros</cp:lastModifiedBy>
  <cp:revision>25</cp:revision>
  <dcterms:created xsi:type="dcterms:W3CDTF">2020-05-21T23:05:00Z</dcterms:created>
  <dcterms:modified xsi:type="dcterms:W3CDTF">2021-05-14T18:14:00Z</dcterms:modified>
</cp:coreProperties>
</file>